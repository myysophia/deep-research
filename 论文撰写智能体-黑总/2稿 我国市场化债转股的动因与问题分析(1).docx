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80F09" w14:textId="77777777" w:rsidR="00BE38B6" w:rsidRDefault="00BE38B6">
      <w:pPr>
        <w:wordWrap w:val="0"/>
        <w:spacing w:line="480" w:lineRule="auto"/>
        <w:jc w:val="center"/>
        <w:rPr>
          <w:rFonts w:ascii="华文行楷" w:eastAsia="华文行楷"/>
          <w:sz w:val="44"/>
          <w:szCs w:val="44"/>
        </w:rPr>
      </w:pPr>
    </w:p>
    <w:p w14:paraId="5C159C5E" w14:textId="77777777" w:rsidR="00BE38B6" w:rsidRDefault="00000000">
      <w:pPr>
        <w:wordWrap w:val="0"/>
        <w:spacing w:line="480" w:lineRule="auto"/>
        <w:jc w:val="center"/>
        <w:rPr>
          <w:rFonts w:ascii="华文行楷" w:eastAsia="华文行楷"/>
          <w:sz w:val="72"/>
          <w:szCs w:val="72"/>
        </w:rPr>
      </w:pPr>
      <w:r>
        <w:rPr>
          <w:rFonts w:ascii="华文行楷" w:eastAsia="华文行楷" w:hint="eastAsia"/>
          <w:noProof/>
          <w:sz w:val="72"/>
          <w:szCs w:val="72"/>
        </w:rPr>
        <w:drawing>
          <wp:inline distT="0" distB="0" distL="114300" distR="114300" wp14:anchorId="0BDAC5ED" wp14:editId="62E7C50D">
            <wp:extent cx="4425950" cy="895985"/>
            <wp:effectExtent l="0" t="0" r="0" b="18415"/>
            <wp:docPr id="2" name="图片 2"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片1"/>
                    <pic:cNvPicPr>
                      <a:picLocks noChangeAspect="1"/>
                    </pic:cNvPicPr>
                  </pic:nvPicPr>
                  <pic:blipFill>
                    <a:blip r:embed="rId7"/>
                    <a:stretch>
                      <a:fillRect/>
                    </a:stretch>
                  </pic:blipFill>
                  <pic:spPr>
                    <a:xfrm>
                      <a:off x="0" y="0"/>
                      <a:ext cx="4425950" cy="895985"/>
                    </a:xfrm>
                    <a:prstGeom prst="rect">
                      <a:avLst/>
                    </a:prstGeom>
                  </pic:spPr>
                </pic:pic>
              </a:graphicData>
            </a:graphic>
          </wp:inline>
        </w:drawing>
      </w:r>
    </w:p>
    <w:p w14:paraId="441CA2A8" w14:textId="77777777" w:rsidR="00BE38B6" w:rsidRDefault="00000000">
      <w:pPr>
        <w:wordWrap w:val="0"/>
        <w:spacing w:line="480" w:lineRule="auto"/>
        <w:jc w:val="center"/>
        <w:rPr>
          <w:sz w:val="72"/>
          <w:szCs w:val="72"/>
        </w:rPr>
      </w:pPr>
      <w:r>
        <w:rPr>
          <w:rFonts w:ascii="华文行楷" w:eastAsia="华文行楷" w:hAnsi="华文行楷" w:cs="华文行楷" w:hint="eastAsia"/>
          <w:sz w:val="72"/>
          <w:szCs w:val="72"/>
        </w:rPr>
        <w:t>毕   业   论   文</w:t>
      </w:r>
      <w:r>
        <w:rPr>
          <w:rFonts w:hint="eastAsia"/>
          <w:sz w:val="72"/>
          <w:szCs w:val="72"/>
        </w:rPr>
        <w:t xml:space="preserve"> </w:t>
      </w:r>
    </w:p>
    <w:p w14:paraId="1998DF13" w14:textId="77777777" w:rsidR="00BE38B6" w:rsidRDefault="00BE38B6">
      <w:pPr>
        <w:wordWrap w:val="0"/>
        <w:jc w:val="center"/>
      </w:pPr>
    </w:p>
    <w:p w14:paraId="18B29FCA" w14:textId="77777777" w:rsidR="00BE38B6" w:rsidRDefault="00BE38B6">
      <w:pPr>
        <w:wordWrap w:val="0"/>
        <w:jc w:val="center"/>
      </w:pPr>
    </w:p>
    <w:p w14:paraId="17A8D197" w14:textId="77777777" w:rsidR="00BE38B6" w:rsidRDefault="00BE38B6">
      <w:pPr>
        <w:wordWrap w:val="0"/>
        <w:jc w:val="center"/>
      </w:pPr>
    </w:p>
    <w:p w14:paraId="427D5317" w14:textId="77777777" w:rsidR="00BE38B6" w:rsidRDefault="00BE38B6">
      <w:pPr>
        <w:wordWrap w:val="0"/>
        <w:jc w:val="center"/>
      </w:pPr>
    </w:p>
    <w:p w14:paraId="5CE96CE6" w14:textId="77777777" w:rsidR="00BE38B6" w:rsidRDefault="00BE38B6">
      <w:pPr>
        <w:wordWrap w:val="0"/>
      </w:pPr>
    </w:p>
    <w:p w14:paraId="0203A1B4" w14:textId="77777777" w:rsidR="00BE38B6" w:rsidRDefault="00BE38B6">
      <w:pPr>
        <w:wordWrap w:val="0"/>
        <w:jc w:val="center"/>
      </w:pPr>
    </w:p>
    <w:p w14:paraId="605F2A50" w14:textId="77777777" w:rsidR="00BE38B6" w:rsidRDefault="00BE38B6">
      <w:pPr>
        <w:wordWrap w:val="0"/>
        <w:jc w:val="center"/>
      </w:pPr>
    </w:p>
    <w:p w14:paraId="3DE73A8C" w14:textId="77777777" w:rsidR="00BE38B6" w:rsidRDefault="00BE38B6">
      <w:pPr>
        <w:wordWrap w:val="0"/>
        <w:jc w:val="center"/>
      </w:pPr>
    </w:p>
    <w:tbl>
      <w:tblPr>
        <w:tblW w:w="8501" w:type="dxa"/>
        <w:jc w:val="center"/>
        <w:tblLayout w:type="fixed"/>
        <w:tblLook w:val="04A0" w:firstRow="1" w:lastRow="0" w:firstColumn="1" w:lastColumn="0" w:noHBand="0" w:noVBand="1"/>
      </w:tblPr>
      <w:tblGrid>
        <w:gridCol w:w="2408"/>
        <w:gridCol w:w="6093"/>
      </w:tblGrid>
      <w:tr w:rsidR="00BE38B6" w14:paraId="78D3D796" w14:textId="77777777">
        <w:trPr>
          <w:trHeight w:val="550"/>
          <w:jc w:val="center"/>
        </w:trPr>
        <w:tc>
          <w:tcPr>
            <w:tcW w:w="2408" w:type="dxa"/>
            <w:vAlign w:val="center"/>
          </w:tcPr>
          <w:p w14:paraId="6ABDE486" w14:textId="77777777" w:rsidR="00BE38B6" w:rsidRDefault="00000000">
            <w:pPr>
              <w:wordWrap w:val="0"/>
              <w:jc w:val="center"/>
              <w:rPr>
                <w:rFonts w:ascii="黑体" w:eastAsia="黑体"/>
                <w:bCs/>
                <w:sz w:val="32"/>
                <w:szCs w:val="32"/>
              </w:rPr>
            </w:pPr>
            <w:r>
              <w:rPr>
                <w:rFonts w:ascii="黑体" w:eastAsia="黑体" w:cs="黑体" w:hint="eastAsia"/>
                <w:bCs/>
                <w:sz w:val="32"/>
                <w:szCs w:val="32"/>
              </w:rPr>
              <w:t>论文题目：</w:t>
            </w:r>
          </w:p>
        </w:tc>
        <w:tc>
          <w:tcPr>
            <w:tcW w:w="6093" w:type="dxa"/>
            <w:tcBorders>
              <w:bottom w:val="single" w:sz="12" w:space="0" w:color="auto"/>
            </w:tcBorders>
            <w:vAlign w:val="center"/>
          </w:tcPr>
          <w:p w14:paraId="11F4D674" w14:textId="77777777" w:rsidR="00BE38B6" w:rsidRDefault="00000000">
            <w:pPr>
              <w:wordWrap w:val="0"/>
              <w:autoSpaceDE w:val="0"/>
              <w:autoSpaceDN w:val="0"/>
              <w:adjustRightInd w:val="0"/>
              <w:jc w:val="center"/>
              <w:rPr>
                <w:rFonts w:ascii="黑体" w:eastAsia="黑体"/>
                <w:bCs/>
                <w:sz w:val="32"/>
                <w:szCs w:val="32"/>
              </w:rPr>
            </w:pPr>
            <w:r>
              <w:rPr>
                <w:rFonts w:ascii="黑体" w:eastAsia="黑体" w:hint="eastAsia"/>
                <w:bCs/>
                <w:sz w:val="32"/>
                <w:szCs w:val="32"/>
              </w:rPr>
              <w:t>我国市场化债转股的动因与问题分析</w:t>
            </w:r>
          </w:p>
        </w:tc>
      </w:tr>
      <w:tr w:rsidR="00BE38B6" w14:paraId="31AD4861" w14:textId="77777777">
        <w:trPr>
          <w:trHeight w:val="640"/>
          <w:jc w:val="center"/>
        </w:trPr>
        <w:tc>
          <w:tcPr>
            <w:tcW w:w="2408" w:type="dxa"/>
            <w:vAlign w:val="center"/>
          </w:tcPr>
          <w:p w14:paraId="72027F37" w14:textId="77777777" w:rsidR="00BE38B6" w:rsidRDefault="00BE38B6">
            <w:pPr>
              <w:wordWrap w:val="0"/>
              <w:jc w:val="center"/>
              <w:rPr>
                <w:rFonts w:ascii="黑体" w:eastAsia="黑体" w:cs="黑体"/>
                <w:bCs/>
                <w:sz w:val="32"/>
                <w:szCs w:val="32"/>
              </w:rPr>
            </w:pPr>
          </w:p>
        </w:tc>
        <w:tc>
          <w:tcPr>
            <w:tcW w:w="6093" w:type="dxa"/>
            <w:tcBorders>
              <w:top w:val="single" w:sz="12" w:space="0" w:color="auto"/>
              <w:bottom w:val="single" w:sz="12" w:space="0" w:color="auto"/>
            </w:tcBorders>
            <w:vAlign w:val="center"/>
          </w:tcPr>
          <w:p w14:paraId="64D74635" w14:textId="77777777" w:rsidR="00BE38B6" w:rsidRDefault="00BE38B6">
            <w:pPr>
              <w:wordWrap w:val="0"/>
              <w:jc w:val="center"/>
              <w:rPr>
                <w:rFonts w:ascii="黑体" w:eastAsia="黑体" w:cs="黑体"/>
                <w:bCs/>
                <w:sz w:val="32"/>
                <w:szCs w:val="32"/>
              </w:rPr>
            </w:pPr>
          </w:p>
        </w:tc>
      </w:tr>
    </w:tbl>
    <w:p w14:paraId="5FBE8502" w14:textId="77777777" w:rsidR="00BE38B6" w:rsidRDefault="00BE38B6">
      <w:pPr>
        <w:wordWrap w:val="0"/>
        <w:jc w:val="center"/>
      </w:pPr>
    </w:p>
    <w:p w14:paraId="2B017A6A" w14:textId="77777777" w:rsidR="00BE38B6" w:rsidRDefault="00BE38B6">
      <w:pPr>
        <w:wordWrap w:val="0"/>
        <w:jc w:val="center"/>
      </w:pPr>
    </w:p>
    <w:p w14:paraId="72C2026E" w14:textId="77777777" w:rsidR="00BE38B6" w:rsidRDefault="00BE38B6">
      <w:pPr>
        <w:wordWrap w:val="0"/>
        <w:rPr>
          <w:rFonts w:ascii="楷体_GB2312" w:eastAsia="楷体_GB2312"/>
          <w:sz w:val="28"/>
          <w:szCs w:val="28"/>
        </w:rPr>
      </w:pPr>
    </w:p>
    <w:tbl>
      <w:tblPr>
        <w:tblW w:w="7061" w:type="dxa"/>
        <w:jc w:val="center"/>
        <w:tblLayout w:type="fixed"/>
        <w:tblLook w:val="04A0" w:firstRow="1" w:lastRow="0" w:firstColumn="1" w:lastColumn="0" w:noHBand="0" w:noVBand="1"/>
      </w:tblPr>
      <w:tblGrid>
        <w:gridCol w:w="2204"/>
        <w:gridCol w:w="4857"/>
      </w:tblGrid>
      <w:tr w:rsidR="00BE38B6" w14:paraId="22251AF9" w14:textId="77777777">
        <w:trPr>
          <w:trHeight w:val="676"/>
          <w:jc w:val="center"/>
        </w:trPr>
        <w:tc>
          <w:tcPr>
            <w:tcW w:w="2204" w:type="dxa"/>
            <w:vAlign w:val="center"/>
          </w:tcPr>
          <w:p w14:paraId="17E43292" w14:textId="77777777" w:rsidR="00BE38B6" w:rsidRDefault="00000000">
            <w:pPr>
              <w:wordWrap w:val="0"/>
              <w:jc w:val="center"/>
              <w:rPr>
                <w:rFonts w:ascii="宋体"/>
                <w:b/>
                <w:bCs/>
                <w:sz w:val="32"/>
                <w:szCs w:val="32"/>
              </w:rPr>
            </w:pPr>
            <w:r>
              <w:rPr>
                <w:rFonts w:ascii="宋体" w:hAnsi="宋体" w:cs="宋体" w:hint="eastAsia"/>
                <w:b/>
                <w:bCs/>
                <w:sz w:val="30"/>
                <w:szCs w:val="30"/>
              </w:rPr>
              <w:t>学生姓名</w:t>
            </w:r>
          </w:p>
        </w:tc>
        <w:tc>
          <w:tcPr>
            <w:tcW w:w="4857" w:type="dxa"/>
            <w:tcBorders>
              <w:bottom w:val="single" w:sz="8" w:space="0" w:color="auto"/>
            </w:tcBorders>
            <w:vAlign w:val="center"/>
          </w:tcPr>
          <w:p w14:paraId="2874C137" w14:textId="52FF61D0" w:rsidR="00BE38B6" w:rsidRDefault="00BE38B6">
            <w:pPr>
              <w:wordWrap w:val="0"/>
              <w:jc w:val="center"/>
              <w:rPr>
                <w:rFonts w:ascii="宋体"/>
                <w:b/>
                <w:bCs/>
                <w:sz w:val="30"/>
                <w:szCs w:val="30"/>
              </w:rPr>
            </w:pPr>
          </w:p>
        </w:tc>
      </w:tr>
      <w:tr w:rsidR="00BE38B6" w14:paraId="01693DC0" w14:textId="77777777">
        <w:trPr>
          <w:trHeight w:val="596"/>
          <w:jc w:val="center"/>
        </w:trPr>
        <w:tc>
          <w:tcPr>
            <w:tcW w:w="2204" w:type="dxa"/>
            <w:vAlign w:val="center"/>
          </w:tcPr>
          <w:p w14:paraId="04887A95" w14:textId="77777777" w:rsidR="00BE38B6" w:rsidRDefault="00000000">
            <w:pPr>
              <w:wordWrap w:val="0"/>
              <w:jc w:val="center"/>
              <w:rPr>
                <w:rFonts w:ascii="宋体" w:hAnsi="宋体" w:cs="宋体" w:hint="eastAsia"/>
                <w:b/>
                <w:bCs/>
                <w:sz w:val="30"/>
                <w:szCs w:val="30"/>
              </w:rPr>
            </w:pPr>
            <w:r>
              <w:rPr>
                <w:rFonts w:ascii="宋体" w:hAnsi="宋体" w:cs="宋体" w:hint="eastAsia"/>
                <w:b/>
                <w:bCs/>
                <w:sz w:val="30"/>
                <w:szCs w:val="30"/>
              </w:rPr>
              <w:t xml:space="preserve">学 </w:t>
            </w:r>
            <w:r>
              <w:rPr>
                <w:rFonts w:ascii="宋体" w:hAnsi="宋体" w:cs="宋体"/>
                <w:b/>
                <w:bCs/>
                <w:sz w:val="30"/>
                <w:szCs w:val="30"/>
              </w:rPr>
              <w:t xml:space="preserve">   </w:t>
            </w:r>
            <w:r>
              <w:rPr>
                <w:rFonts w:ascii="宋体" w:hAnsi="宋体" w:cs="宋体" w:hint="eastAsia"/>
                <w:b/>
                <w:bCs/>
                <w:sz w:val="30"/>
                <w:szCs w:val="30"/>
              </w:rPr>
              <w:t>号</w:t>
            </w:r>
          </w:p>
        </w:tc>
        <w:tc>
          <w:tcPr>
            <w:tcW w:w="4857" w:type="dxa"/>
            <w:tcBorders>
              <w:top w:val="single" w:sz="8" w:space="0" w:color="auto"/>
              <w:bottom w:val="single" w:sz="8" w:space="0" w:color="auto"/>
            </w:tcBorders>
            <w:vAlign w:val="center"/>
          </w:tcPr>
          <w:p w14:paraId="02D35B7B" w14:textId="0B6F0DF9" w:rsidR="00BE38B6" w:rsidRDefault="00BE38B6">
            <w:pPr>
              <w:wordWrap w:val="0"/>
              <w:jc w:val="center"/>
              <w:rPr>
                <w:rFonts w:ascii="宋体"/>
                <w:b/>
                <w:bCs/>
                <w:sz w:val="30"/>
                <w:szCs w:val="30"/>
              </w:rPr>
            </w:pPr>
          </w:p>
        </w:tc>
      </w:tr>
      <w:tr w:rsidR="00BE38B6" w14:paraId="29F51A4B" w14:textId="77777777">
        <w:trPr>
          <w:trHeight w:val="578"/>
          <w:jc w:val="center"/>
        </w:trPr>
        <w:tc>
          <w:tcPr>
            <w:tcW w:w="2204" w:type="dxa"/>
            <w:vAlign w:val="center"/>
          </w:tcPr>
          <w:p w14:paraId="3D72ADD8" w14:textId="77777777" w:rsidR="00BE38B6" w:rsidRDefault="00000000">
            <w:pPr>
              <w:wordWrap w:val="0"/>
              <w:jc w:val="center"/>
              <w:rPr>
                <w:rFonts w:ascii="宋体" w:hAnsi="宋体" w:cs="宋体" w:hint="eastAsia"/>
                <w:b/>
                <w:bCs/>
                <w:sz w:val="30"/>
                <w:szCs w:val="30"/>
              </w:rPr>
            </w:pPr>
            <w:r>
              <w:rPr>
                <w:rFonts w:ascii="宋体" w:hAnsi="宋体" w:cs="宋体" w:hint="eastAsia"/>
                <w:b/>
                <w:bCs/>
                <w:sz w:val="30"/>
                <w:szCs w:val="30"/>
              </w:rPr>
              <w:t>二级学院</w:t>
            </w:r>
          </w:p>
        </w:tc>
        <w:tc>
          <w:tcPr>
            <w:tcW w:w="4857" w:type="dxa"/>
            <w:tcBorders>
              <w:top w:val="single" w:sz="8" w:space="0" w:color="auto"/>
              <w:bottom w:val="single" w:sz="8" w:space="0" w:color="auto"/>
            </w:tcBorders>
            <w:vAlign w:val="center"/>
          </w:tcPr>
          <w:p w14:paraId="7383FFB1" w14:textId="77777777" w:rsidR="00BE38B6" w:rsidRDefault="00000000">
            <w:pPr>
              <w:wordWrap w:val="0"/>
              <w:jc w:val="center"/>
              <w:rPr>
                <w:rFonts w:ascii="宋体"/>
                <w:b/>
                <w:bCs/>
                <w:sz w:val="30"/>
                <w:szCs w:val="30"/>
              </w:rPr>
            </w:pPr>
            <w:r>
              <w:rPr>
                <w:rFonts w:ascii="宋体" w:hint="eastAsia"/>
                <w:b/>
                <w:bCs/>
                <w:sz w:val="30"/>
                <w:szCs w:val="30"/>
              </w:rPr>
              <w:t>经济管理学院</w:t>
            </w:r>
          </w:p>
        </w:tc>
      </w:tr>
      <w:tr w:rsidR="00BE38B6" w14:paraId="543339F5" w14:textId="77777777">
        <w:trPr>
          <w:trHeight w:val="578"/>
          <w:jc w:val="center"/>
        </w:trPr>
        <w:tc>
          <w:tcPr>
            <w:tcW w:w="2204" w:type="dxa"/>
            <w:vAlign w:val="center"/>
          </w:tcPr>
          <w:p w14:paraId="3AFE85CA" w14:textId="77777777" w:rsidR="00BE38B6" w:rsidRDefault="00000000">
            <w:pPr>
              <w:wordWrap w:val="0"/>
              <w:jc w:val="center"/>
              <w:rPr>
                <w:rFonts w:ascii="宋体" w:hAnsi="宋体" w:cs="宋体" w:hint="eastAsia"/>
                <w:b/>
                <w:bCs/>
                <w:sz w:val="30"/>
                <w:szCs w:val="30"/>
              </w:rPr>
            </w:pPr>
            <w:r>
              <w:rPr>
                <w:rFonts w:ascii="宋体" w:hAnsi="宋体" w:cs="宋体" w:hint="eastAsia"/>
                <w:b/>
                <w:bCs/>
                <w:sz w:val="30"/>
                <w:szCs w:val="30"/>
              </w:rPr>
              <w:t>专    业</w:t>
            </w:r>
          </w:p>
        </w:tc>
        <w:tc>
          <w:tcPr>
            <w:tcW w:w="4857" w:type="dxa"/>
            <w:tcBorders>
              <w:top w:val="single" w:sz="8" w:space="0" w:color="auto"/>
              <w:bottom w:val="single" w:sz="8" w:space="0" w:color="auto"/>
            </w:tcBorders>
            <w:vAlign w:val="center"/>
          </w:tcPr>
          <w:p w14:paraId="515F685B" w14:textId="77777777" w:rsidR="00BE38B6" w:rsidRDefault="00000000">
            <w:pPr>
              <w:wordWrap w:val="0"/>
              <w:jc w:val="center"/>
              <w:rPr>
                <w:rFonts w:ascii="宋体"/>
                <w:b/>
                <w:bCs/>
                <w:sz w:val="30"/>
                <w:szCs w:val="30"/>
              </w:rPr>
            </w:pPr>
            <w:r>
              <w:rPr>
                <w:rFonts w:ascii="宋体" w:hint="eastAsia"/>
                <w:b/>
                <w:bCs/>
                <w:sz w:val="30"/>
                <w:szCs w:val="30"/>
              </w:rPr>
              <w:t>经济</w:t>
            </w:r>
            <w:r>
              <w:rPr>
                <w:rFonts w:ascii="宋体"/>
                <w:b/>
                <w:bCs/>
                <w:sz w:val="30"/>
                <w:szCs w:val="30"/>
              </w:rPr>
              <w:t>学</w:t>
            </w:r>
          </w:p>
        </w:tc>
      </w:tr>
      <w:tr w:rsidR="00BE38B6" w14:paraId="390D867D" w14:textId="77777777">
        <w:trPr>
          <w:trHeight w:val="559"/>
          <w:jc w:val="center"/>
        </w:trPr>
        <w:tc>
          <w:tcPr>
            <w:tcW w:w="2204" w:type="dxa"/>
            <w:vAlign w:val="center"/>
          </w:tcPr>
          <w:p w14:paraId="4C43501C" w14:textId="77777777" w:rsidR="00BE38B6" w:rsidRDefault="00000000">
            <w:pPr>
              <w:wordWrap w:val="0"/>
              <w:jc w:val="center"/>
              <w:rPr>
                <w:rFonts w:ascii="宋体" w:hAnsi="宋体" w:cs="宋体" w:hint="eastAsia"/>
                <w:b/>
                <w:bCs/>
                <w:sz w:val="30"/>
                <w:szCs w:val="30"/>
              </w:rPr>
            </w:pPr>
            <w:r>
              <w:rPr>
                <w:rFonts w:ascii="宋体" w:hAnsi="宋体" w:cs="宋体" w:hint="eastAsia"/>
                <w:b/>
                <w:bCs/>
                <w:sz w:val="30"/>
                <w:szCs w:val="30"/>
              </w:rPr>
              <w:t>指导教师</w:t>
            </w:r>
          </w:p>
        </w:tc>
        <w:tc>
          <w:tcPr>
            <w:tcW w:w="4857" w:type="dxa"/>
            <w:tcBorders>
              <w:top w:val="single" w:sz="8" w:space="0" w:color="auto"/>
              <w:bottom w:val="single" w:sz="8" w:space="0" w:color="auto"/>
            </w:tcBorders>
            <w:vAlign w:val="center"/>
          </w:tcPr>
          <w:p w14:paraId="4D650F6C" w14:textId="77777777" w:rsidR="00BE38B6" w:rsidRDefault="00000000">
            <w:pPr>
              <w:wordWrap w:val="0"/>
              <w:jc w:val="center"/>
              <w:rPr>
                <w:rFonts w:ascii="宋体"/>
                <w:b/>
                <w:bCs/>
                <w:sz w:val="30"/>
                <w:szCs w:val="30"/>
              </w:rPr>
            </w:pPr>
            <w:r>
              <w:rPr>
                <w:rFonts w:ascii="宋体" w:hint="eastAsia"/>
                <w:b/>
                <w:bCs/>
                <w:sz w:val="30"/>
                <w:szCs w:val="30"/>
              </w:rPr>
              <w:t>邹淼</w:t>
            </w:r>
          </w:p>
        </w:tc>
      </w:tr>
    </w:tbl>
    <w:p w14:paraId="56ED4499" w14:textId="77777777" w:rsidR="00BE38B6" w:rsidRDefault="00BE38B6">
      <w:pPr>
        <w:wordWrap w:val="0"/>
        <w:jc w:val="center"/>
        <w:rPr>
          <w:rFonts w:ascii="楷体_GB2312" w:eastAsia="楷体_GB2312"/>
          <w:sz w:val="28"/>
          <w:szCs w:val="28"/>
        </w:rPr>
      </w:pPr>
    </w:p>
    <w:p w14:paraId="676D7D98" w14:textId="77777777" w:rsidR="00BE38B6" w:rsidRDefault="00000000">
      <w:pPr>
        <w:widowControl/>
        <w:wordWrap w:val="0"/>
        <w:jc w:val="left"/>
        <w:rPr>
          <w:rFonts w:ascii="楷体_GB2312" w:eastAsia="楷体_GB2312"/>
          <w:sz w:val="28"/>
          <w:szCs w:val="28"/>
        </w:rPr>
      </w:pPr>
      <w:r>
        <w:rPr>
          <w:rFonts w:ascii="楷体_GB2312" w:eastAsia="楷体_GB2312"/>
          <w:sz w:val="28"/>
          <w:szCs w:val="28"/>
        </w:rPr>
        <w:br w:type="page"/>
      </w:r>
    </w:p>
    <w:p w14:paraId="6E780C27" w14:textId="77777777" w:rsidR="00BE38B6" w:rsidRDefault="00000000">
      <w:pPr>
        <w:wordWrap w:val="0"/>
        <w:spacing w:beforeLines="100" w:before="240" w:afterLines="100" w:after="240" w:line="360" w:lineRule="auto"/>
        <w:jc w:val="center"/>
      </w:pPr>
      <w:r>
        <w:rPr>
          <w:rFonts w:eastAsia="黑体" w:hint="eastAsia"/>
          <w:sz w:val="36"/>
          <w:szCs w:val="36"/>
        </w:rPr>
        <w:lastRenderedPageBreak/>
        <w:t>目</w:t>
      </w:r>
      <w:r>
        <w:rPr>
          <w:rFonts w:eastAsia="黑体" w:hint="eastAsia"/>
          <w:sz w:val="36"/>
          <w:szCs w:val="36"/>
        </w:rPr>
        <w:t xml:space="preserve"> </w:t>
      </w:r>
      <w:r>
        <w:rPr>
          <w:rFonts w:eastAsia="黑体"/>
          <w:sz w:val="36"/>
          <w:szCs w:val="36"/>
        </w:rPr>
        <w:t xml:space="preserve">   </w:t>
      </w:r>
      <w:r>
        <w:rPr>
          <w:rFonts w:eastAsia="黑体" w:hint="eastAsia"/>
          <w:sz w:val="36"/>
          <w:szCs w:val="36"/>
        </w:rPr>
        <w:t>录</w:t>
      </w:r>
    </w:p>
    <w:p w14:paraId="0E772F81" w14:textId="77777777" w:rsidR="00BE38B6" w:rsidRDefault="00BE38B6">
      <w:pPr>
        <w:pStyle w:val="TOC1"/>
        <w:wordWrap w:val="0"/>
      </w:pPr>
    </w:p>
    <w:p w14:paraId="0D661ABE" w14:textId="77777777" w:rsidR="00BE38B6" w:rsidRDefault="00000000">
      <w:pPr>
        <w:pStyle w:val="TOC1"/>
        <w:tabs>
          <w:tab w:val="left" w:leader="dot" w:pos="7980"/>
        </w:tabs>
        <w:wordWrap w:val="0"/>
        <w:spacing w:line="360" w:lineRule="auto"/>
        <w:rPr>
          <w:rFonts w:eastAsiaTheme="minorEastAsia"/>
          <w:sz w:val="28"/>
          <w:szCs w:val="28"/>
        </w:rPr>
      </w:pPr>
      <w:r>
        <w:rPr>
          <w:rFonts w:asciiTheme="minorEastAsia" w:eastAsiaTheme="minorEastAsia" w:hAnsiTheme="minorEastAsia"/>
          <w:sz w:val="28"/>
          <w:szCs w:val="28"/>
        </w:rPr>
        <w:fldChar w:fldCharType="begin"/>
      </w:r>
      <w:r>
        <w:rPr>
          <w:rFonts w:asciiTheme="minorEastAsia" w:eastAsiaTheme="minorEastAsia" w:hAnsiTheme="minorEastAsia"/>
          <w:sz w:val="28"/>
          <w:szCs w:val="28"/>
        </w:rPr>
        <w:instrText xml:space="preserve"> TOC \o "1-2" \h \z \u </w:instrText>
      </w:r>
      <w:r>
        <w:rPr>
          <w:rFonts w:asciiTheme="minorEastAsia" w:eastAsiaTheme="minorEastAsia" w:hAnsiTheme="minorEastAsia"/>
          <w:sz w:val="28"/>
          <w:szCs w:val="28"/>
        </w:rPr>
        <w:fldChar w:fldCharType="separate"/>
      </w:r>
      <w:hyperlink w:anchor="_Toc124154329" w:history="1">
        <w:r w:rsidR="00BE38B6">
          <w:rPr>
            <w:rStyle w:val="ae"/>
            <w:rFonts w:eastAsiaTheme="minorEastAsia"/>
            <w:sz w:val="28"/>
            <w:szCs w:val="28"/>
          </w:rPr>
          <w:t>摘要</w:t>
        </w:r>
        <w:r w:rsidR="00BE38B6">
          <w:rPr>
            <w:rFonts w:eastAsiaTheme="minorEastAsia"/>
            <w:sz w:val="28"/>
            <w:szCs w:val="28"/>
          </w:rPr>
          <w:tab/>
        </w:r>
        <w:r w:rsidR="00BE38B6">
          <w:rPr>
            <w:rFonts w:eastAsiaTheme="minorEastAsia"/>
            <w:sz w:val="28"/>
            <w:szCs w:val="28"/>
          </w:rPr>
          <w:fldChar w:fldCharType="begin"/>
        </w:r>
        <w:r w:rsidR="00BE38B6">
          <w:rPr>
            <w:rFonts w:eastAsiaTheme="minorEastAsia"/>
            <w:sz w:val="28"/>
            <w:szCs w:val="28"/>
          </w:rPr>
          <w:instrText xml:space="preserve"> PAGEREF _Toc124154329 \h </w:instrText>
        </w:r>
        <w:r w:rsidR="00BE38B6">
          <w:rPr>
            <w:rFonts w:eastAsiaTheme="minorEastAsia"/>
            <w:sz w:val="28"/>
            <w:szCs w:val="28"/>
          </w:rPr>
        </w:r>
        <w:r w:rsidR="00BE38B6">
          <w:rPr>
            <w:rFonts w:eastAsiaTheme="minorEastAsia"/>
            <w:sz w:val="28"/>
            <w:szCs w:val="28"/>
          </w:rPr>
          <w:fldChar w:fldCharType="separate"/>
        </w:r>
        <w:r w:rsidR="00BE38B6">
          <w:rPr>
            <w:rFonts w:eastAsiaTheme="minorEastAsia"/>
            <w:sz w:val="28"/>
            <w:szCs w:val="28"/>
          </w:rPr>
          <w:t>1</w:t>
        </w:r>
        <w:r w:rsidR="00BE38B6">
          <w:rPr>
            <w:rFonts w:eastAsiaTheme="minorEastAsia"/>
            <w:sz w:val="28"/>
            <w:szCs w:val="28"/>
          </w:rPr>
          <w:fldChar w:fldCharType="end"/>
        </w:r>
      </w:hyperlink>
    </w:p>
    <w:p w14:paraId="211CAB50" w14:textId="77777777" w:rsidR="00BE38B6" w:rsidRDefault="00BE38B6">
      <w:pPr>
        <w:pStyle w:val="TOC1"/>
        <w:tabs>
          <w:tab w:val="left" w:leader="dot" w:pos="7980"/>
        </w:tabs>
        <w:wordWrap w:val="0"/>
        <w:spacing w:line="360" w:lineRule="auto"/>
        <w:rPr>
          <w:rFonts w:eastAsiaTheme="minorEastAsia"/>
          <w:sz w:val="28"/>
          <w:szCs w:val="28"/>
        </w:rPr>
      </w:pPr>
      <w:hyperlink w:anchor="_Toc124154330" w:history="1">
        <w:r>
          <w:rPr>
            <w:rStyle w:val="ae"/>
            <w:rFonts w:eastAsiaTheme="minorEastAsia"/>
            <w:sz w:val="28"/>
            <w:szCs w:val="28"/>
          </w:rPr>
          <w:t>ABSTRACT</w:t>
        </w:r>
        <w:r>
          <w:rPr>
            <w:rFonts w:eastAsiaTheme="minorEastAsia"/>
            <w:sz w:val="28"/>
            <w:szCs w:val="28"/>
          </w:rPr>
          <w:tab/>
        </w:r>
        <w:r>
          <w:rPr>
            <w:rFonts w:eastAsiaTheme="minorEastAsia"/>
            <w:sz w:val="28"/>
            <w:szCs w:val="28"/>
          </w:rPr>
          <w:fldChar w:fldCharType="begin"/>
        </w:r>
        <w:r>
          <w:rPr>
            <w:rFonts w:eastAsiaTheme="minorEastAsia"/>
            <w:sz w:val="28"/>
            <w:szCs w:val="28"/>
          </w:rPr>
          <w:instrText xml:space="preserve"> PAGEREF _Toc124154330 \h </w:instrText>
        </w:r>
        <w:r>
          <w:rPr>
            <w:rFonts w:eastAsiaTheme="minorEastAsia"/>
            <w:sz w:val="28"/>
            <w:szCs w:val="28"/>
          </w:rPr>
        </w:r>
        <w:r>
          <w:rPr>
            <w:rFonts w:eastAsiaTheme="minorEastAsia"/>
            <w:sz w:val="28"/>
            <w:szCs w:val="28"/>
          </w:rPr>
          <w:fldChar w:fldCharType="separate"/>
        </w:r>
        <w:r>
          <w:rPr>
            <w:rFonts w:eastAsiaTheme="minorEastAsia"/>
            <w:sz w:val="28"/>
            <w:szCs w:val="28"/>
          </w:rPr>
          <w:t>2</w:t>
        </w:r>
        <w:r>
          <w:rPr>
            <w:rFonts w:eastAsiaTheme="minorEastAsia"/>
            <w:sz w:val="28"/>
            <w:szCs w:val="28"/>
          </w:rPr>
          <w:fldChar w:fldCharType="end"/>
        </w:r>
      </w:hyperlink>
    </w:p>
    <w:p w14:paraId="63E4F00E" w14:textId="77777777" w:rsidR="00BE38B6" w:rsidRDefault="00BE38B6">
      <w:pPr>
        <w:pStyle w:val="TOC1"/>
        <w:tabs>
          <w:tab w:val="left" w:leader="dot" w:pos="7980"/>
        </w:tabs>
        <w:wordWrap w:val="0"/>
        <w:spacing w:line="360" w:lineRule="auto"/>
        <w:rPr>
          <w:rFonts w:eastAsiaTheme="minorEastAsia"/>
          <w:sz w:val="28"/>
          <w:szCs w:val="28"/>
        </w:rPr>
      </w:pPr>
      <w:hyperlink w:anchor="_Toc124154331" w:history="1">
        <w:r>
          <w:rPr>
            <w:rStyle w:val="ae"/>
            <w:rFonts w:eastAsiaTheme="minorEastAsia"/>
            <w:sz w:val="28"/>
            <w:szCs w:val="28"/>
          </w:rPr>
          <w:t>一、</w:t>
        </w:r>
        <w:r>
          <w:rPr>
            <w:rStyle w:val="ae"/>
            <w:rFonts w:eastAsiaTheme="minorEastAsia" w:hint="eastAsia"/>
            <w:sz w:val="28"/>
            <w:szCs w:val="28"/>
          </w:rPr>
          <w:t>引言</w:t>
        </w:r>
        <w:r>
          <w:rPr>
            <w:rFonts w:eastAsiaTheme="minorEastAsia"/>
            <w:sz w:val="28"/>
            <w:szCs w:val="28"/>
          </w:rPr>
          <w:tab/>
        </w:r>
        <w:r>
          <w:rPr>
            <w:rFonts w:eastAsiaTheme="minorEastAsia" w:hint="eastAsia"/>
            <w:sz w:val="28"/>
            <w:szCs w:val="28"/>
          </w:rPr>
          <w:t>4</w:t>
        </w:r>
      </w:hyperlink>
    </w:p>
    <w:p w14:paraId="60DA3AAD" w14:textId="77777777" w:rsidR="00BE38B6" w:rsidRDefault="00BE38B6">
      <w:pPr>
        <w:pStyle w:val="TOC2"/>
        <w:tabs>
          <w:tab w:val="clear" w:pos="8777"/>
          <w:tab w:val="left" w:leader="dot" w:pos="7980"/>
        </w:tabs>
        <w:wordWrap w:val="0"/>
        <w:rPr>
          <w:rFonts w:eastAsiaTheme="minorEastAsia"/>
          <w:sz w:val="28"/>
          <w:szCs w:val="28"/>
        </w:rPr>
      </w:pPr>
      <w:hyperlink w:anchor="_Toc124154332" w:history="1">
        <w:r>
          <w:rPr>
            <w:rStyle w:val="ae"/>
            <w:rFonts w:eastAsiaTheme="minorEastAsia"/>
            <w:sz w:val="28"/>
            <w:szCs w:val="28"/>
          </w:rPr>
          <w:t>（一）研究的背景</w:t>
        </w:r>
        <w:r>
          <w:rPr>
            <w:rStyle w:val="ae"/>
            <w:rFonts w:eastAsiaTheme="minorEastAsia" w:hint="eastAsia"/>
            <w:sz w:val="28"/>
            <w:szCs w:val="28"/>
          </w:rPr>
          <w:t>与研究意义</w:t>
        </w:r>
        <w:r>
          <w:rPr>
            <w:rFonts w:eastAsiaTheme="minorEastAsia"/>
            <w:sz w:val="28"/>
            <w:szCs w:val="28"/>
          </w:rPr>
          <w:tab/>
        </w:r>
        <w:r>
          <w:rPr>
            <w:rFonts w:eastAsiaTheme="minorEastAsia" w:hint="eastAsia"/>
            <w:sz w:val="28"/>
            <w:szCs w:val="28"/>
          </w:rPr>
          <w:t>4</w:t>
        </w:r>
      </w:hyperlink>
    </w:p>
    <w:p w14:paraId="2F09E6C6" w14:textId="77777777" w:rsidR="00BE38B6" w:rsidRDefault="00BE38B6">
      <w:pPr>
        <w:pStyle w:val="TOC2"/>
        <w:tabs>
          <w:tab w:val="clear" w:pos="8777"/>
          <w:tab w:val="left" w:leader="dot" w:pos="7980"/>
        </w:tabs>
        <w:wordWrap w:val="0"/>
        <w:rPr>
          <w:rFonts w:asciiTheme="minorEastAsia" w:eastAsiaTheme="minorEastAsia" w:hAnsiTheme="minorEastAsia" w:hint="eastAsia"/>
          <w:sz w:val="28"/>
          <w:szCs w:val="28"/>
        </w:rPr>
      </w:pPr>
      <w:hyperlink w:anchor="_Toc124154333" w:history="1">
        <w:r>
          <w:rPr>
            <w:rStyle w:val="ae"/>
            <w:rFonts w:asciiTheme="minorEastAsia" w:eastAsiaTheme="minorEastAsia" w:hAnsiTheme="minorEastAsia"/>
            <w:sz w:val="28"/>
            <w:szCs w:val="28"/>
          </w:rPr>
          <w:t>（二）</w:t>
        </w:r>
        <w:r>
          <w:rPr>
            <w:rStyle w:val="ae"/>
            <w:rFonts w:asciiTheme="minorEastAsia" w:eastAsiaTheme="minorEastAsia" w:hAnsiTheme="minorEastAsia" w:hint="eastAsia"/>
            <w:sz w:val="28"/>
            <w:szCs w:val="28"/>
          </w:rPr>
          <w:t>文献综述</w:t>
        </w:r>
        <w:r>
          <w:rPr>
            <w:rFonts w:asciiTheme="minorEastAsia" w:eastAsiaTheme="minorEastAsia" w:hAnsiTheme="minorEastAsia"/>
            <w:sz w:val="28"/>
            <w:szCs w:val="28"/>
          </w:rPr>
          <w:tab/>
        </w:r>
        <w:r>
          <w:rPr>
            <w:rFonts w:asciiTheme="minorEastAsia" w:eastAsiaTheme="minorEastAsia" w:hAnsiTheme="minorEastAsia" w:hint="eastAsia"/>
            <w:sz w:val="28"/>
            <w:szCs w:val="28"/>
          </w:rPr>
          <w:t>5</w:t>
        </w:r>
      </w:hyperlink>
    </w:p>
    <w:p w14:paraId="29E7114C" w14:textId="77777777" w:rsidR="00BE38B6" w:rsidRDefault="00BE38B6">
      <w:pPr>
        <w:pStyle w:val="TOC2"/>
        <w:tabs>
          <w:tab w:val="clear" w:pos="8777"/>
          <w:tab w:val="left" w:leader="dot" w:pos="7980"/>
        </w:tabs>
        <w:wordWrap w:val="0"/>
        <w:rPr>
          <w:rFonts w:asciiTheme="minorEastAsia" w:eastAsiaTheme="minorEastAsia" w:hAnsiTheme="minorEastAsia" w:hint="eastAsia"/>
          <w:sz w:val="28"/>
          <w:szCs w:val="28"/>
        </w:rPr>
      </w:pPr>
      <w:hyperlink w:anchor="_Toc124154334" w:history="1">
        <w:r>
          <w:rPr>
            <w:rStyle w:val="ae"/>
            <w:rFonts w:asciiTheme="minorEastAsia" w:eastAsiaTheme="minorEastAsia" w:hAnsiTheme="minorEastAsia"/>
            <w:sz w:val="28"/>
            <w:szCs w:val="28"/>
          </w:rPr>
          <w:t>（三）研究方法</w:t>
        </w:r>
        <w:r>
          <w:rPr>
            <w:rStyle w:val="ae"/>
            <w:rFonts w:asciiTheme="minorEastAsia" w:eastAsiaTheme="minorEastAsia" w:hAnsiTheme="minorEastAsia" w:hint="eastAsia"/>
            <w:sz w:val="28"/>
            <w:szCs w:val="28"/>
          </w:rPr>
          <w:t>、设计与不足</w:t>
        </w:r>
        <w:r>
          <w:rPr>
            <w:rFonts w:asciiTheme="minorEastAsia" w:eastAsiaTheme="minorEastAsia" w:hAnsiTheme="minorEastAsia"/>
            <w:sz w:val="28"/>
            <w:szCs w:val="28"/>
          </w:rPr>
          <w:tab/>
        </w:r>
        <w:r>
          <w:rPr>
            <w:rFonts w:asciiTheme="minorEastAsia" w:eastAsiaTheme="minorEastAsia" w:hAnsiTheme="minorEastAsia" w:hint="eastAsia"/>
            <w:sz w:val="28"/>
            <w:szCs w:val="28"/>
          </w:rPr>
          <w:t>6</w:t>
        </w:r>
      </w:hyperlink>
    </w:p>
    <w:p w14:paraId="208F6282" w14:textId="77777777" w:rsidR="00BE38B6" w:rsidRDefault="00BE38B6">
      <w:pPr>
        <w:pStyle w:val="TOC1"/>
        <w:tabs>
          <w:tab w:val="left" w:leader="dot" w:pos="7980"/>
        </w:tabs>
        <w:wordWrap w:val="0"/>
        <w:spacing w:line="360" w:lineRule="auto"/>
        <w:rPr>
          <w:rFonts w:eastAsiaTheme="minorEastAsia"/>
          <w:sz w:val="28"/>
          <w:szCs w:val="28"/>
        </w:rPr>
      </w:pPr>
      <w:hyperlink w:anchor="_Toc124154335" w:history="1">
        <w:r>
          <w:rPr>
            <w:rStyle w:val="ae"/>
            <w:rFonts w:eastAsiaTheme="minorEastAsia"/>
            <w:sz w:val="28"/>
            <w:szCs w:val="28"/>
          </w:rPr>
          <w:t>二、</w:t>
        </w:r>
        <w:r>
          <w:rPr>
            <w:rStyle w:val="ae"/>
            <w:rFonts w:eastAsiaTheme="minorEastAsia" w:hint="eastAsia"/>
            <w:sz w:val="28"/>
            <w:szCs w:val="28"/>
          </w:rPr>
          <w:t>市场化债转股的内涵及相关理论基础</w:t>
        </w:r>
        <w:r>
          <w:rPr>
            <w:rFonts w:eastAsiaTheme="minorEastAsia"/>
            <w:sz w:val="28"/>
            <w:szCs w:val="28"/>
          </w:rPr>
          <w:tab/>
        </w:r>
        <w:r>
          <w:rPr>
            <w:rFonts w:eastAsiaTheme="minorEastAsia" w:hint="eastAsia"/>
            <w:sz w:val="28"/>
            <w:szCs w:val="28"/>
          </w:rPr>
          <w:t>8</w:t>
        </w:r>
      </w:hyperlink>
    </w:p>
    <w:p w14:paraId="37C2DD29" w14:textId="77777777" w:rsidR="00BE38B6" w:rsidRDefault="00BE38B6">
      <w:pPr>
        <w:pStyle w:val="TOC2"/>
        <w:tabs>
          <w:tab w:val="clear" w:pos="8777"/>
          <w:tab w:val="left" w:leader="dot" w:pos="7980"/>
        </w:tabs>
        <w:wordWrap w:val="0"/>
        <w:rPr>
          <w:rFonts w:eastAsiaTheme="minorEastAsia"/>
          <w:sz w:val="28"/>
          <w:szCs w:val="28"/>
        </w:rPr>
      </w:pPr>
      <w:hyperlink w:anchor="_Toc124154336" w:history="1">
        <w:r>
          <w:rPr>
            <w:rStyle w:val="ae"/>
            <w:rFonts w:eastAsiaTheme="minorEastAsia"/>
            <w:sz w:val="28"/>
            <w:szCs w:val="28"/>
          </w:rPr>
          <w:t>（一）</w:t>
        </w:r>
        <w:r>
          <w:rPr>
            <w:rStyle w:val="ae"/>
            <w:rFonts w:eastAsiaTheme="minorEastAsia" w:hint="eastAsia"/>
            <w:sz w:val="28"/>
            <w:szCs w:val="28"/>
          </w:rPr>
          <w:t>市场化债转股的内涵与概念特征</w:t>
        </w:r>
        <w:r>
          <w:rPr>
            <w:rFonts w:eastAsiaTheme="minorEastAsia"/>
            <w:sz w:val="28"/>
            <w:szCs w:val="28"/>
          </w:rPr>
          <w:tab/>
        </w:r>
        <w:r>
          <w:rPr>
            <w:rFonts w:eastAsiaTheme="minorEastAsia" w:hint="eastAsia"/>
            <w:sz w:val="28"/>
            <w:szCs w:val="28"/>
          </w:rPr>
          <w:t>8</w:t>
        </w:r>
      </w:hyperlink>
    </w:p>
    <w:p w14:paraId="49AB2FC2" w14:textId="77777777" w:rsidR="00BE38B6" w:rsidRDefault="00000000">
      <w:pPr>
        <w:tabs>
          <w:tab w:val="left" w:leader="dot" w:pos="7980"/>
        </w:tabs>
        <w:wordWrap w:val="0"/>
        <w:spacing w:line="360" w:lineRule="auto"/>
        <w:ind w:firstLine="420"/>
        <w:rPr>
          <w:sz w:val="28"/>
          <w:szCs w:val="28"/>
        </w:rPr>
      </w:pPr>
      <w:r>
        <w:rPr>
          <w:rFonts w:hint="eastAsia"/>
          <w:sz w:val="28"/>
          <w:szCs w:val="28"/>
        </w:rPr>
        <w:t>（二）市场化债转股的演进历史</w:t>
      </w:r>
      <w:r>
        <w:rPr>
          <w:sz w:val="28"/>
          <w:szCs w:val="28"/>
        </w:rPr>
        <w:tab/>
      </w:r>
      <w:r>
        <w:rPr>
          <w:rFonts w:hint="eastAsia"/>
          <w:sz w:val="28"/>
          <w:szCs w:val="28"/>
        </w:rPr>
        <w:t>8</w:t>
      </w:r>
    </w:p>
    <w:p w14:paraId="4753F25A" w14:textId="77777777" w:rsidR="00BE38B6" w:rsidRDefault="00000000">
      <w:pPr>
        <w:tabs>
          <w:tab w:val="left" w:leader="dot" w:pos="7980"/>
        </w:tabs>
        <w:wordWrap w:val="0"/>
        <w:spacing w:line="360" w:lineRule="auto"/>
        <w:ind w:firstLine="420"/>
        <w:rPr>
          <w:sz w:val="28"/>
          <w:szCs w:val="28"/>
        </w:rPr>
      </w:pPr>
      <w:r>
        <w:rPr>
          <w:rFonts w:hint="eastAsia"/>
          <w:sz w:val="28"/>
          <w:szCs w:val="28"/>
        </w:rPr>
        <w:t>（三）市场化债转股相关模式的理论基础</w:t>
      </w:r>
      <w:r>
        <w:rPr>
          <w:sz w:val="28"/>
          <w:szCs w:val="28"/>
        </w:rPr>
        <w:tab/>
      </w:r>
      <w:r>
        <w:rPr>
          <w:rFonts w:hint="eastAsia"/>
          <w:sz w:val="28"/>
          <w:szCs w:val="28"/>
        </w:rPr>
        <w:t>9</w:t>
      </w:r>
    </w:p>
    <w:p w14:paraId="7A854E78" w14:textId="77777777" w:rsidR="00BE38B6" w:rsidRDefault="00BE38B6">
      <w:pPr>
        <w:pStyle w:val="TOC1"/>
        <w:tabs>
          <w:tab w:val="left" w:leader="dot" w:pos="7980"/>
        </w:tabs>
        <w:wordWrap w:val="0"/>
        <w:spacing w:line="360" w:lineRule="auto"/>
        <w:rPr>
          <w:rFonts w:eastAsiaTheme="minorEastAsia"/>
          <w:sz w:val="28"/>
          <w:szCs w:val="28"/>
        </w:rPr>
      </w:pPr>
      <w:hyperlink w:anchor="_Toc124154337" w:history="1">
        <w:r>
          <w:rPr>
            <w:rStyle w:val="ae"/>
            <w:rFonts w:eastAsiaTheme="minorEastAsia"/>
            <w:sz w:val="28"/>
            <w:szCs w:val="28"/>
          </w:rPr>
          <w:t>三、</w:t>
        </w:r>
        <w:r>
          <w:rPr>
            <w:rStyle w:val="ae"/>
            <w:rFonts w:eastAsiaTheme="minorEastAsia" w:hint="eastAsia"/>
            <w:sz w:val="28"/>
            <w:szCs w:val="28"/>
          </w:rPr>
          <w:t>案例分析</w:t>
        </w:r>
        <w:r>
          <w:rPr>
            <w:rFonts w:eastAsiaTheme="minorEastAsia"/>
            <w:sz w:val="28"/>
            <w:szCs w:val="28"/>
          </w:rPr>
          <w:tab/>
        </w:r>
        <w:r>
          <w:rPr>
            <w:rFonts w:eastAsiaTheme="minorEastAsia" w:hint="eastAsia"/>
            <w:sz w:val="28"/>
            <w:szCs w:val="28"/>
          </w:rPr>
          <w:t>12</w:t>
        </w:r>
      </w:hyperlink>
    </w:p>
    <w:p w14:paraId="67204162" w14:textId="77777777" w:rsidR="00BE38B6" w:rsidRDefault="00000000">
      <w:pPr>
        <w:tabs>
          <w:tab w:val="left" w:leader="dot" w:pos="7980"/>
        </w:tabs>
        <w:wordWrap w:val="0"/>
        <w:spacing w:line="360" w:lineRule="auto"/>
        <w:ind w:firstLine="420"/>
        <w:rPr>
          <w:sz w:val="28"/>
          <w:szCs w:val="28"/>
        </w:rPr>
      </w:pPr>
      <w:r>
        <w:rPr>
          <w:rFonts w:hint="eastAsia"/>
          <w:sz w:val="28"/>
          <w:szCs w:val="28"/>
        </w:rPr>
        <w:t>（一）上海电力股份有限公司</w:t>
      </w:r>
      <w:r>
        <w:rPr>
          <w:sz w:val="28"/>
          <w:szCs w:val="28"/>
        </w:rPr>
        <w:tab/>
      </w:r>
      <w:r>
        <w:rPr>
          <w:rFonts w:hint="eastAsia"/>
          <w:sz w:val="28"/>
          <w:szCs w:val="28"/>
        </w:rPr>
        <w:t>12</w:t>
      </w:r>
    </w:p>
    <w:p w14:paraId="5B794D1A" w14:textId="77777777" w:rsidR="00BE38B6" w:rsidRDefault="00000000">
      <w:pPr>
        <w:tabs>
          <w:tab w:val="left" w:leader="dot" w:pos="7980"/>
        </w:tabs>
        <w:wordWrap w:val="0"/>
        <w:spacing w:line="360" w:lineRule="auto"/>
        <w:ind w:firstLine="420"/>
        <w:rPr>
          <w:sz w:val="28"/>
          <w:szCs w:val="28"/>
        </w:rPr>
      </w:pPr>
      <w:r>
        <w:rPr>
          <w:rFonts w:hint="eastAsia"/>
          <w:sz w:val="28"/>
          <w:szCs w:val="28"/>
        </w:rPr>
        <w:t>（二）维信诺科技股份有限公司</w:t>
      </w:r>
      <w:r>
        <w:rPr>
          <w:sz w:val="28"/>
          <w:szCs w:val="28"/>
        </w:rPr>
        <w:tab/>
      </w:r>
      <w:r>
        <w:rPr>
          <w:rFonts w:hint="eastAsia"/>
          <w:sz w:val="28"/>
          <w:szCs w:val="28"/>
        </w:rPr>
        <w:t>16</w:t>
      </w:r>
    </w:p>
    <w:p w14:paraId="578FCBFD" w14:textId="77777777" w:rsidR="00BE38B6" w:rsidRDefault="00000000">
      <w:pPr>
        <w:tabs>
          <w:tab w:val="left" w:leader="dot" w:pos="7980"/>
        </w:tabs>
        <w:wordWrap w:val="0"/>
        <w:spacing w:line="360" w:lineRule="auto"/>
        <w:ind w:firstLine="420"/>
        <w:rPr>
          <w:sz w:val="28"/>
          <w:szCs w:val="28"/>
        </w:rPr>
      </w:pPr>
      <w:r>
        <w:rPr>
          <w:rFonts w:hint="eastAsia"/>
          <w:sz w:val="28"/>
          <w:szCs w:val="28"/>
        </w:rPr>
        <w:t>（三）对比分析</w:t>
      </w:r>
      <w:r>
        <w:rPr>
          <w:sz w:val="28"/>
          <w:szCs w:val="28"/>
        </w:rPr>
        <w:tab/>
      </w:r>
      <w:r>
        <w:rPr>
          <w:rFonts w:hint="eastAsia"/>
          <w:sz w:val="28"/>
          <w:szCs w:val="28"/>
        </w:rPr>
        <w:t>17</w:t>
      </w:r>
    </w:p>
    <w:p w14:paraId="4291982E" w14:textId="77777777" w:rsidR="00BE38B6" w:rsidRDefault="00000000">
      <w:pPr>
        <w:tabs>
          <w:tab w:val="left" w:leader="dot" w:pos="7980"/>
        </w:tabs>
        <w:wordWrap w:val="0"/>
        <w:spacing w:line="360" w:lineRule="auto"/>
        <w:rPr>
          <w:sz w:val="28"/>
          <w:szCs w:val="28"/>
        </w:rPr>
      </w:pPr>
      <w:r>
        <w:rPr>
          <w:rFonts w:hint="eastAsia"/>
          <w:sz w:val="28"/>
          <w:szCs w:val="28"/>
        </w:rPr>
        <w:t>四、研究结论——我国市场化债转股的动因</w:t>
      </w:r>
      <w:r>
        <w:rPr>
          <w:sz w:val="28"/>
          <w:szCs w:val="28"/>
        </w:rPr>
        <w:tab/>
      </w:r>
      <w:r>
        <w:rPr>
          <w:rFonts w:hint="eastAsia"/>
          <w:sz w:val="28"/>
          <w:szCs w:val="28"/>
        </w:rPr>
        <w:t>21</w:t>
      </w:r>
    </w:p>
    <w:p w14:paraId="6687EC6F" w14:textId="77777777" w:rsidR="00BE38B6" w:rsidRDefault="00000000">
      <w:pPr>
        <w:tabs>
          <w:tab w:val="left" w:leader="dot" w:pos="7980"/>
        </w:tabs>
        <w:wordWrap w:val="0"/>
        <w:spacing w:line="360" w:lineRule="auto"/>
        <w:rPr>
          <w:sz w:val="28"/>
          <w:szCs w:val="28"/>
        </w:rPr>
      </w:pPr>
      <w:r>
        <w:rPr>
          <w:rFonts w:hint="eastAsia"/>
          <w:sz w:val="28"/>
          <w:szCs w:val="28"/>
        </w:rPr>
        <w:t xml:space="preserve">   </w:t>
      </w:r>
      <w:r>
        <w:rPr>
          <w:rFonts w:hint="eastAsia"/>
          <w:sz w:val="28"/>
          <w:szCs w:val="28"/>
        </w:rPr>
        <w:t>（一）外部环境动因</w:t>
      </w:r>
      <w:r>
        <w:rPr>
          <w:sz w:val="28"/>
          <w:szCs w:val="28"/>
        </w:rPr>
        <w:tab/>
      </w:r>
      <w:r>
        <w:rPr>
          <w:rFonts w:hint="eastAsia"/>
          <w:sz w:val="28"/>
          <w:szCs w:val="28"/>
        </w:rPr>
        <w:t>21</w:t>
      </w:r>
    </w:p>
    <w:p w14:paraId="0786425B" w14:textId="77777777" w:rsidR="00BE38B6" w:rsidRDefault="00000000">
      <w:pPr>
        <w:tabs>
          <w:tab w:val="left" w:leader="dot" w:pos="7980"/>
        </w:tabs>
        <w:wordWrap w:val="0"/>
        <w:spacing w:line="360" w:lineRule="auto"/>
        <w:rPr>
          <w:sz w:val="28"/>
          <w:szCs w:val="28"/>
        </w:rPr>
      </w:pPr>
      <w:r>
        <w:rPr>
          <w:rFonts w:hint="eastAsia"/>
          <w:sz w:val="28"/>
          <w:szCs w:val="28"/>
        </w:rPr>
        <w:t xml:space="preserve">   </w:t>
      </w:r>
      <w:r>
        <w:rPr>
          <w:rFonts w:hint="eastAsia"/>
          <w:sz w:val="28"/>
          <w:szCs w:val="28"/>
        </w:rPr>
        <w:t>（二）内部环境动因</w:t>
      </w:r>
      <w:r>
        <w:rPr>
          <w:sz w:val="28"/>
          <w:szCs w:val="28"/>
        </w:rPr>
        <w:tab/>
      </w:r>
      <w:r>
        <w:rPr>
          <w:rFonts w:hint="eastAsia"/>
          <w:sz w:val="28"/>
          <w:szCs w:val="28"/>
        </w:rPr>
        <w:t>22</w:t>
      </w:r>
    </w:p>
    <w:p w14:paraId="44AC6357" w14:textId="77777777" w:rsidR="00BE38B6" w:rsidRDefault="00000000">
      <w:pPr>
        <w:tabs>
          <w:tab w:val="left" w:leader="dot" w:pos="7980"/>
        </w:tabs>
        <w:wordWrap w:val="0"/>
        <w:spacing w:line="360" w:lineRule="auto"/>
        <w:rPr>
          <w:sz w:val="28"/>
          <w:szCs w:val="28"/>
        </w:rPr>
      </w:pPr>
      <w:r>
        <w:rPr>
          <w:rFonts w:hint="eastAsia"/>
          <w:sz w:val="28"/>
          <w:szCs w:val="28"/>
        </w:rPr>
        <w:t xml:space="preserve">   </w:t>
      </w:r>
      <w:r>
        <w:rPr>
          <w:rFonts w:hint="eastAsia"/>
          <w:sz w:val="28"/>
          <w:szCs w:val="28"/>
        </w:rPr>
        <w:t>（三）响应国家政策</w:t>
      </w:r>
      <w:r>
        <w:rPr>
          <w:sz w:val="28"/>
          <w:szCs w:val="28"/>
        </w:rPr>
        <w:tab/>
      </w:r>
      <w:r>
        <w:rPr>
          <w:rFonts w:hint="eastAsia"/>
          <w:sz w:val="28"/>
          <w:szCs w:val="28"/>
        </w:rPr>
        <w:t>22</w:t>
      </w:r>
    </w:p>
    <w:p w14:paraId="246BE8FC" w14:textId="77777777" w:rsidR="00BE38B6" w:rsidRDefault="00000000">
      <w:pPr>
        <w:tabs>
          <w:tab w:val="left" w:leader="dot" w:pos="7980"/>
        </w:tabs>
        <w:wordWrap w:val="0"/>
        <w:spacing w:line="360" w:lineRule="auto"/>
        <w:rPr>
          <w:sz w:val="28"/>
          <w:szCs w:val="28"/>
        </w:rPr>
      </w:pPr>
      <w:r>
        <w:rPr>
          <w:rFonts w:hint="eastAsia"/>
          <w:sz w:val="28"/>
          <w:szCs w:val="28"/>
        </w:rPr>
        <w:t>五、研究启示——我国市场化债转股的现存问题及建议</w:t>
      </w:r>
    </w:p>
    <w:p w14:paraId="5AD5BFFF" w14:textId="77777777" w:rsidR="00BE38B6" w:rsidRDefault="00000000">
      <w:pPr>
        <w:tabs>
          <w:tab w:val="left" w:leader="dot" w:pos="7980"/>
        </w:tabs>
        <w:wordWrap w:val="0"/>
        <w:spacing w:line="360" w:lineRule="auto"/>
        <w:rPr>
          <w:sz w:val="28"/>
          <w:szCs w:val="28"/>
        </w:rPr>
      </w:pPr>
      <w:r>
        <w:rPr>
          <w:rFonts w:hint="eastAsia"/>
          <w:sz w:val="28"/>
          <w:szCs w:val="28"/>
        </w:rPr>
        <w:t xml:space="preserve">   </w:t>
      </w:r>
      <w:r>
        <w:rPr>
          <w:rFonts w:hint="eastAsia"/>
          <w:sz w:val="28"/>
          <w:szCs w:val="28"/>
        </w:rPr>
        <w:t>（一）现存问题</w:t>
      </w:r>
    </w:p>
    <w:p w14:paraId="5533792B" w14:textId="77777777" w:rsidR="00BE38B6" w:rsidRDefault="00000000">
      <w:pPr>
        <w:tabs>
          <w:tab w:val="left" w:leader="dot" w:pos="7980"/>
        </w:tabs>
        <w:wordWrap w:val="0"/>
        <w:spacing w:line="360" w:lineRule="auto"/>
        <w:rPr>
          <w:sz w:val="28"/>
          <w:szCs w:val="28"/>
        </w:rPr>
      </w:pPr>
      <w:r>
        <w:rPr>
          <w:rFonts w:hint="eastAsia"/>
          <w:sz w:val="28"/>
          <w:szCs w:val="28"/>
        </w:rPr>
        <w:t xml:space="preserve">   </w:t>
      </w:r>
      <w:r>
        <w:rPr>
          <w:rFonts w:hint="eastAsia"/>
          <w:sz w:val="28"/>
          <w:szCs w:val="28"/>
        </w:rPr>
        <w:t>（二）政策建议</w:t>
      </w:r>
    </w:p>
    <w:p w14:paraId="32BC572A" w14:textId="77777777" w:rsidR="00BE38B6" w:rsidRDefault="00BE38B6">
      <w:pPr>
        <w:pStyle w:val="TOC1"/>
        <w:tabs>
          <w:tab w:val="left" w:leader="dot" w:pos="7980"/>
          <w:tab w:val="right" w:leader="dot" w:pos="8777"/>
        </w:tabs>
        <w:wordWrap w:val="0"/>
        <w:spacing w:line="360" w:lineRule="auto"/>
        <w:rPr>
          <w:rFonts w:eastAsiaTheme="minorEastAsia"/>
          <w:sz w:val="28"/>
          <w:szCs w:val="28"/>
        </w:rPr>
      </w:pPr>
      <w:hyperlink w:anchor="_Toc124154338" w:history="1">
        <w:r>
          <w:rPr>
            <w:rStyle w:val="ae"/>
            <w:rFonts w:eastAsiaTheme="minorEastAsia"/>
            <w:sz w:val="28"/>
            <w:szCs w:val="28"/>
          </w:rPr>
          <w:t>参考文献</w:t>
        </w:r>
        <w:r>
          <w:rPr>
            <w:rFonts w:eastAsiaTheme="minorEastAsia"/>
            <w:sz w:val="28"/>
            <w:szCs w:val="28"/>
          </w:rPr>
          <w:tab/>
        </w:r>
        <w:r>
          <w:rPr>
            <w:rFonts w:eastAsiaTheme="minorEastAsia" w:hint="eastAsia"/>
            <w:sz w:val="28"/>
            <w:szCs w:val="28"/>
          </w:rPr>
          <w:t>23</w:t>
        </w:r>
      </w:hyperlink>
    </w:p>
    <w:p w14:paraId="7E68B95A" w14:textId="77777777" w:rsidR="00BE38B6" w:rsidRDefault="00BE38B6">
      <w:pPr>
        <w:pStyle w:val="TOC1"/>
        <w:tabs>
          <w:tab w:val="left" w:leader="dot" w:pos="7980"/>
          <w:tab w:val="right" w:leader="dot" w:pos="8777"/>
        </w:tabs>
        <w:wordWrap w:val="0"/>
        <w:spacing w:line="360" w:lineRule="auto"/>
        <w:rPr>
          <w:rFonts w:eastAsiaTheme="minorEastAsia"/>
          <w:sz w:val="28"/>
          <w:szCs w:val="28"/>
        </w:rPr>
      </w:pPr>
      <w:hyperlink w:anchor="_Toc124154339" w:history="1">
        <w:r>
          <w:rPr>
            <w:rStyle w:val="ae"/>
            <w:rFonts w:eastAsiaTheme="minorEastAsia"/>
            <w:sz w:val="28"/>
            <w:szCs w:val="28"/>
          </w:rPr>
          <w:t>谢辞</w:t>
        </w:r>
        <w:r>
          <w:rPr>
            <w:rFonts w:eastAsiaTheme="minorEastAsia"/>
            <w:sz w:val="28"/>
            <w:szCs w:val="28"/>
          </w:rPr>
          <w:tab/>
        </w:r>
        <w:r>
          <w:rPr>
            <w:rFonts w:eastAsiaTheme="minorEastAsia" w:hint="eastAsia"/>
            <w:sz w:val="28"/>
            <w:szCs w:val="28"/>
          </w:rPr>
          <w:t>26</w:t>
        </w:r>
      </w:hyperlink>
    </w:p>
    <w:p w14:paraId="129B9C65" w14:textId="77777777" w:rsidR="00BE38B6" w:rsidRDefault="00BE38B6">
      <w:pPr>
        <w:pStyle w:val="TOC1"/>
        <w:tabs>
          <w:tab w:val="left" w:leader="dot" w:pos="7980"/>
          <w:tab w:val="right" w:leader="dot" w:pos="8777"/>
        </w:tabs>
        <w:wordWrap w:val="0"/>
        <w:spacing w:line="360" w:lineRule="auto"/>
        <w:rPr>
          <w:rFonts w:eastAsiaTheme="minorEastAsia"/>
          <w:sz w:val="28"/>
          <w:szCs w:val="28"/>
        </w:rPr>
      </w:pPr>
      <w:hyperlink w:anchor="_Toc124154340" w:history="1">
        <w:r>
          <w:rPr>
            <w:rStyle w:val="ae"/>
            <w:rFonts w:eastAsiaTheme="minorEastAsia"/>
            <w:sz w:val="28"/>
            <w:szCs w:val="28"/>
          </w:rPr>
          <w:t>附录</w:t>
        </w:r>
        <w:r>
          <w:rPr>
            <w:rFonts w:eastAsiaTheme="minorEastAsia"/>
            <w:sz w:val="28"/>
            <w:szCs w:val="28"/>
          </w:rPr>
          <w:tab/>
        </w:r>
        <w:r>
          <w:rPr>
            <w:rFonts w:eastAsiaTheme="minorEastAsia" w:hint="eastAsia"/>
            <w:sz w:val="28"/>
            <w:szCs w:val="28"/>
          </w:rPr>
          <w:t>27</w:t>
        </w:r>
      </w:hyperlink>
    </w:p>
    <w:p w14:paraId="76CB9B57" w14:textId="77777777" w:rsidR="00BE38B6" w:rsidRDefault="00000000">
      <w:pPr>
        <w:wordWrap w:val="0"/>
        <w:spacing w:line="360" w:lineRule="auto"/>
        <w:rPr>
          <w:rFonts w:eastAsiaTheme="minorEastAsia"/>
          <w:sz w:val="28"/>
          <w:szCs w:val="28"/>
        </w:rPr>
        <w:sectPr w:rsidR="00BE38B6">
          <w:headerReference w:type="default" r:id="rId8"/>
          <w:footnotePr>
            <w:numFmt w:val="decimalEnclosedCircleChinese"/>
          </w:footnotePr>
          <w:pgSz w:w="11906" w:h="16838"/>
          <w:pgMar w:top="1418" w:right="1418" w:bottom="1134" w:left="1701" w:header="851" w:footer="992" w:gutter="0"/>
          <w:cols w:space="425"/>
          <w:titlePg/>
          <w:docGrid w:linePitch="312"/>
        </w:sectPr>
      </w:pPr>
      <w:r>
        <w:rPr>
          <w:rFonts w:asciiTheme="minorEastAsia" w:eastAsiaTheme="minorEastAsia" w:hAnsiTheme="minorEastAsia"/>
          <w:sz w:val="28"/>
          <w:szCs w:val="28"/>
        </w:rPr>
        <w:fldChar w:fldCharType="end"/>
      </w:r>
    </w:p>
    <w:p w14:paraId="7C1351D6" w14:textId="77777777" w:rsidR="00BE38B6" w:rsidRDefault="00000000">
      <w:pPr>
        <w:wordWrap w:val="0"/>
        <w:autoSpaceDE w:val="0"/>
        <w:autoSpaceDN w:val="0"/>
        <w:adjustRightInd w:val="0"/>
        <w:jc w:val="center"/>
        <w:rPr>
          <w:rFonts w:ascii="黑体" w:eastAsia="黑体" w:hAnsi="黑体" w:hint="eastAsia"/>
          <w:sz w:val="44"/>
          <w:szCs w:val="44"/>
        </w:rPr>
      </w:pPr>
      <w:r>
        <w:rPr>
          <w:rFonts w:ascii="黑体" w:eastAsia="黑体" w:hAnsi="黑体" w:hint="eastAsia"/>
          <w:sz w:val="44"/>
          <w:szCs w:val="44"/>
        </w:rPr>
        <w:lastRenderedPageBreak/>
        <w:t>我国市场化债转股的动因与问题分析</w:t>
      </w:r>
    </w:p>
    <w:p w14:paraId="0C377B0D" w14:textId="77777777" w:rsidR="00BE38B6" w:rsidRDefault="00BE38B6">
      <w:pPr>
        <w:wordWrap w:val="0"/>
        <w:autoSpaceDE w:val="0"/>
        <w:autoSpaceDN w:val="0"/>
        <w:adjustRightInd w:val="0"/>
        <w:jc w:val="center"/>
        <w:rPr>
          <w:rFonts w:ascii="黑体" w:eastAsia="黑体" w:cs="黑体"/>
          <w:kern w:val="0"/>
          <w:sz w:val="36"/>
          <w:szCs w:val="36"/>
        </w:rPr>
      </w:pPr>
    </w:p>
    <w:p w14:paraId="47786263" w14:textId="504D94B7" w:rsidR="00BE38B6" w:rsidRDefault="00EA5D2C">
      <w:pPr>
        <w:pStyle w:val="1"/>
        <w:wordWrap w:val="0"/>
        <w:spacing w:before="0" w:after="0" w:line="360" w:lineRule="auto"/>
        <w:jc w:val="center"/>
        <w:rPr>
          <w:rFonts w:ascii="黑体" w:eastAsia="黑体" w:hAnsi="黑体" w:hint="eastAsia"/>
          <w:b w:val="0"/>
          <w:bCs w:val="0"/>
          <w:sz w:val="30"/>
          <w:szCs w:val="30"/>
        </w:rPr>
      </w:pPr>
      <w:bookmarkStart w:id="0" w:name="_Toc4713"/>
      <w:bookmarkStart w:id="1" w:name="_Toc124154329"/>
      <w:r>
        <w:rPr>
          <w:rFonts w:ascii="黑体" w:eastAsia="黑体" w:hAnsi="黑体" w:hint="eastAsia"/>
          <w:b w:val="0"/>
          <w:bCs w:val="0"/>
          <w:sz w:val="30"/>
          <w:szCs w:val="30"/>
        </w:rPr>
        <w:t>中文摘要</w:t>
      </w:r>
      <w:bookmarkEnd w:id="0"/>
      <w:bookmarkEnd w:id="1"/>
    </w:p>
    <w:p w14:paraId="59006B6E" w14:textId="44EFEAAC" w:rsidR="002F69BC" w:rsidRDefault="00000000" w:rsidP="002F69BC">
      <w:pPr>
        <w:wordWrap w:val="0"/>
        <w:spacing w:line="360" w:lineRule="auto"/>
        <w:ind w:firstLineChars="200" w:firstLine="480"/>
        <w:jc w:val="left"/>
        <w:rPr>
          <w:rFonts w:ascii="宋体" w:hAnsi="宋体" w:cs="宋体" w:hint="eastAsia"/>
          <w:sz w:val="24"/>
        </w:rPr>
      </w:pPr>
      <w:r>
        <w:rPr>
          <w:rFonts w:ascii="宋体" w:cs="宋体" w:hint="eastAsia"/>
          <w:kern w:val="0"/>
          <w:sz w:val="24"/>
        </w:rPr>
        <w:t>在我国深化供给侧结构性改革的进程中，经济发展范式已发生根本性变革，从依赖要素投入的粗放模式向注重全要素生产率提升的集约模式演进。发展范式的革新确立了“质量优先、效率驱动”的战略导向，核心在于推进产业升级、优化资源配置、强化创新引擎，构建更具韧性的可持续发展体系。但随着发展范式的革新，过去积累的系统性风险积羽沉舟，形成了新的发展瓶颈。当前我国经济运行中的主要风险集中体现在三个维度：商业银行不良贷款率持续攀升、非金融行业企业杠杆率长期处于高位、系统性债务风险加速积聚。据统计，我国非金融行业企业杠杆率在2024年为174.6%，长期处于风险警戒区间。为解决上述问题，我国政府支持企业实施债转股。债转股是指将各类金融机构依法享有的债转股企业的债权，置换为债转股实施机构对债转股企业的股权，从而增加债转股企业权益资本，降低其资产负债率的经济行为。目前我国一共进行了两轮大规模“债转股”。本文通过选取央国企以及民营企业的典型案例，从市场化债转股运行模式、内外部动因、方案设计等方面，采用案例分析法、对比法等方法，聚焦市场化债转股存在的现实问题，探讨企业性质、企业规模、行业因素对与市场化债转股的影响。</w:t>
      </w:r>
      <w:r w:rsidR="002F69BC">
        <w:rPr>
          <w:rFonts w:ascii="宋体" w:cs="宋体" w:hint="eastAsia"/>
          <w:kern w:val="0"/>
          <w:sz w:val="24"/>
        </w:rPr>
        <w:t>有助于在后续市场化债转股项目开展时提供借鉴、</w:t>
      </w:r>
      <w:r w:rsidR="002F69BC">
        <w:rPr>
          <w:rFonts w:ascii="宋体" w:hAnsi="宋体" w:cs="宋体" w:hint="eastAsia"/>
          <w:sz w:val="24"/>
        </w:rPr>
        <w:t>为补充和完善债转股理论提供了一定帮助。</w:t>
      </w:r>
    </w:p>
    <w:p w14:paraId="2AABE5AD" w14:textId="77777777" w:rsidR="00BE38B6" w:rsidRDefault="00000000">
      <w:pPr>
        <w:wordWrap w:val="0"/>
        <w:spacing w:line="400" w:lineRule="exact"/>
        <w:jc w:val="left"/>
        <w:rPr>
          <w:rFonts w:ascii="宋体" w:cs="宋体"/>
          <w:kern w:val="0"/>
          <w:sz w:val="24"/>
        </w:rPr>
      </w:pPr>
      <w:r>
        <w:rPr>
          <w:rFonts w:ascii="黑体" w:eastAsia="黑体" w:cs="黑体" w:hint="eastAsia"/>
          <w:kern w:val="0"/>
          <w:sz w:val="30"/>
          <w:szCs w:val="30"/>
        </w:rPr>
        <w:t>关键词：</w:t>
      </w:r>
      <w:r>
        <w:rPr>
          <w:rFonts w:ascii="宋体" w:cs="宋体" w:hint="eastAsia"/>
          <w:kern w:val="0"/>
          <w:sz w:val="24"/>
        </w:rPr>
        <w:t>债转股；市场化；债务结构；发股转债</w:t>
      </w:r>
    </w:p>
    <w:p w14:paraId="1F96E15C" w14:textId="77777777" w:rsidR="00BE38B6" w:rsidRDefault="00BE38B6">
      <w:pPr>
        <w:wordWrap w:val="0"/>
        <w:spacing w:line="360" w:lineRule="auto"/>
        <w:ind w:firstLine="420"/>
        <w:rPr>
          <w:rFonts w:ascii="宋体" w:cs="宋体"/>
          <w:kern w:val="0"/>
          <w:sz w:val="24"/>
        </w:rPr>
      </w:pPr>
    </w:p>
    <w:p w14:paraId="7A505325" w14:textId="77777777" w:rsidR="00BE38B6" w:rsidRDefault="00000000">
      <w:pPr>
        <w:widowControl/>
        <w:wordWrap w:val="0"/>
        <w:jc w:val="left"/>
        <w:rPr>
          <w:rFonts w:ascii="宋体" w:cs="宋体"/>
          <w:kern w:val="0"/>
          <w:sz w:val="24"/>
        </w:rPr>
      </w:pPr>
      <w:r>
        <w:rPr>
          <w:rFonts w:ascii="宋体" w:cs="宋体"/>
          <w:kern w:val="0"/>
          <w:sz w:val="24"/>
        </w:rPr>
        <w:br w:type="page"/>
      </w:r>
    </w:p>
    <w:p w14:paraId="7692B2A4" w14:textId="77777777" w:rsidR="00BE38B6" w:rsidRDefault="00000000">
      <w:pPr>
        <w:pStyle w:val="1"/>
        <w:wordWrap w:val="0"/>
        <w:spacing w:before="0" w:after="0" w:line="360" w:lineRule="auto"/>
        <w:jc w:val="center"/>
        <w:rPr>
          <w:rFonts w:eastAsia="黑体"/>
          <w:sz w:val="30"/>
          <w:szCs w:val="30"/>
        </w:rPr>
      </w:pPr>
      <w:bookmarkStart w:id="2" w:name="_Toc124154330"/>
      <w:bookmarkStart w:id="3" w:name="_Toc12694"/>
      <w:r>
        <w:rPr>
          <w:rFonts w:eastAsia="黑体"/>
          <w:sz w:val="30"/>
          <w:szCs w:val="30"/>
        </w:rPr>
        <w:lastRenderedPageBreak/>
        <w:t>ABSTRACT</w:t>
      </w:r>
      <w:bookmarkEnd w:id="2"/>
      <w:bookmarkEnd w:id="3"/>
    </w:p>
    <w:p w14:paraId="4DC2C280" w14:textId="77777777" w:rsidR="002F69BC" w:rsidRDefault="002F69BC">
      <w:pPr>
        <w:wordWrap w:val="0"/>
        <w:spacing w:line="360" w:lineRule="auto"/>
        <w:ind w:firstLine="420"/>
        <w:rPr>
          <w:rFonts w:ascii="TimesNewRomanPSMT" w:hAnsi="TimesNewRomanPSMT" w:cs="TimesNewRomanPSMT"/>
          <w:kern w:val="0"/>
          <w:sz w:val="24"/>
        </w:rPr>
      </w:pPr>
      <w:r w:rsidRPr="002F69BC">
        <w:rPr>
          <w:rFonts w:ascii="TimesNewRomanPSMT" w:hAnsi="TimesNewRomanPSMT" w:cs="TimesNewRomanPSMT"/>
          <w:kern w:val="0"/>
          <w:sz w:val="24"/>
        </w:rPr>
        <w:t>In the process of deepening supply-side structural reforms in China, the economic development paradigm has undergone a fundamental transformation, evolving from a resource-intensive model reliant on factor inputs to a more intensive model focused on enhancing total factor productivity. This paradigm shift has established a strategic orientation of "quality first, efficiency-driven," with the core objectives being industrial upgrading, optimal resource allocation, and strengthening the innovation engine to build a more resilient sustainable development system. However, alongside this paradigm shift, systemic risks accumulated in the past have become a new bottleneck for development. The current main risks in China's economic operations are concentrated in three dimensions: persistently rising non-performing loan ratios among commercial banks, long-term high leverage ratios in non-financial industries, and accelerating systemic debt risks. According to statistics, the leverage ratio of non-financial enterprises in China reached 174.6% in 2024, remaining within the risk warning range for an extended period. To address these issues, the Chinese government has supported enterprises in implementing debt-to-equity conversions. Debt-to-equity conversion refers to the economic practice of replacing the creditor rights of financial institutions in debt-to-equity enterprises with equity stakes held by the implementing institution, thereby increasing the equity capital of the enterprise and reducing its asset-liability ratio. China has conducted two large-scale rounds of debt-to-equity conversions. This paper selects typical cases of state-owned enterprises, central enterprises, and private enterprises, employing case analysis and comparative methods to examine the practical challenges of market-based debt-to-equity conversions. It explores the influence of enterprise nature, scale, and industry factors on market-based debt-to-equity conversions, providing valuable insights for future projects and contributing to the refinement and enhancement of debt-to-equity conversion theory.</w:t>
      </w:r>
    </w:p>
    <w:p w14:paraId="3F04815F" w14:textId="0650330A" w:rsidR="00BE38B6" w:rsidRDefault="00000000">
      <w:pPr>
        <w:wordWrap w:val="0"/>
        <w:spacing w:line="360" w:lineRule="auto"/>
        <w:ind w:firstLine="420"/>
        <w:rPr>
          <w:rFonts w:ascii="TimesNewRomanPSMT" w:hAnsi="TimesNewRomanPSMT" w:cs="TimesNewRomanPSMT"/>
          <w:kern w:val="0"/>
          <w:sz w:val="24"/>
        </w:rPr>
      </w:pPr>
      <w:r>
        <w:rPr>
          <w:b/>
          <w:bCs/>
          <w:kern w:val="0"/>
          <w:sz w:val="36"/>
          <w:szCs w:val="36"/>
        </w:rPr>
        <w:t xml:space="preserve">Keywords: </w:t>
      </w:r>
      <w:r>
        <w:rPr>
          <w:rFonts w:ascii="TimesNewRomanPSMT" w:hAnsi="TimesNewRomanPSMT" w:cs="TimesNewRomanPSMT"/>
          <w:b/>
          <w:bCs/>
          <w:kern w:val="0"/>
          <w:sz w:val="24"/>
        </w:rPr>
        <w:t>Debt-to-equity swap; market-oriented; debt structure; issuing shares to convert debt</w:t>
      </w:r>
    </w:p>
    <w:p w14:paraId="2AE3EAA9" w14:textId="77777777" w:rsidR="00BE38B6" w:rsidRDefault="00000000">
      <w:pPr>
        <w:widowControl/>
        <w:wordWrap w:val="0"/>
        <w:jc w:val="left"/>
      </w:pPr>
      <w:r>
        <w:br w:type="page"/>
      </w:r>
    </w:p>
    <w:p w14:paraId="04AE245F" w14:textId="77777777" w:rsidR="00BE38B6" w:rsidRDefault="00000000">
      <w:pPr>
        <w:pStyle w:val="1"/>
        <w:wordWrap w:val="0"/>
        <w:spacing w:before="0" w:after="0" w:line="360" w:lineRule="auto"/>
        <w:ind w:firstLineChars="200" w:firstLine="600"/>
        <w:rPr>
          <w:rFonts w:ascii="黑体" w:eastAsia="黑体" w:hAnsi="黑体" w:hint="eastAsia"/>
          <w:b w:val="0"/>
          <w:bCs w:val="0"/>
          <w:sz w:val="30"/>
          <w:szCs w:val="30"/>
        </w:rPr>
      </w:pPr>
      <w:r>
        <w:rPr>
          <w:rFonts w:ascii="黑体" w:eastAsia="黑体" w:hAnsi="黑体" w:hint="eastAsia"/>
          <w:b w:val="0"/>
          <w:bCs w:val="0"/>
          <w:kern w:val="0"/>
          <w:sz w:val="30"/>
          <w:szCs w:val="30"/>
        </w:rPr>
        <w:lastRenderedPageBreak/>
        <w:t>一、引言</w:t>
      </w:r>
    </w:p>
    <w:p w14:paraId="27B61539" w14:textId="77777777" w:rsidR="00BE38B6" w:rsidRDefault="00000000">
      <w:pPr>
        <w:pStyle w:val="2"/>
        <w:wordWrap w:val="0"/>
        <w:spacing w:before="0" w:after="0" w:line="360" w:lineRule="auto"/>
        <w:ind w:firstLineChars="152" w:firstLine="426"/>
        <w:rPr>
          <w:rFonts w:ascii="黑体" w:eastAsia="黑体" w:hAnsi="黑体" w:hint="eastAsia"/>
          <w:b w:val="0"/>
          <w:bCs w:val="0"/>
          <w:sz w:val="28"/>
          <w:szCs w:val="28"/>
        </w:rPr>
      </w:pPr>
      <w:bookmarkStart w:id="4" w:name="_Toc124154332"/>
      <w:bookmarkStart w:id="5" w:name="_Toc31829"/>
      <w:r>
        <w:rPr>
          <w:rFonts w:ascii="黑体" w:eastAsia="黑体" w:hAnsi="黑体" w:hint="eastAsia"/>
          <w:b w:val="0"/>
          <w:bCs w:val="0"/>
          <w:sz w:val="28"/>
          <w:szCs w:val="28"/>
        </w:rPr>
        <w:t>（一）研究的背景和研究意义</w:t>
      </w:r>
      <w:bookmarkEnd w:id="4"/>
      <w:bookmarkEnd w:id="5"/>
    </w:p>
    <w:p w14:paraId="0F58F4D7" w14:textId="77777777" w:rsidR="00BE38B6" w:rsidRDefault="00000000">
      <w:pPr>
        <w:wordWrap w:val="0"/>
        <w:autoSpaceDE w:val="0"/>
        <w:autoSpaceDN w:val="0"/>
        <w:adjustRightInd w:val="0"/>
        <w:spacing w:line="360" w:lineRule="auto"/>
        <w:ind w:left="60" w:firstLineChars="151" w:firstLine="364"/>
        <w:rPr>
          <w:rFonts w:ascii="宋体" w:cs="宋体"/>
          <w:b/>
          <w:bCs/>
          <w:kern w:val="0"/>
          <w:sz w:val="24"/>
        </w:rPr>
      </w:pPr>
      <w:r>
        <w:rPr>
          <w:rFonts w:ascii="宋体" w:cs="宋体" w:hint="eastAsia"/>
          <w:b/>
          <w:bCs/>
          <w:kern w:val="0"/>
          <w:sz w:val="24"/>
        </w:rPr>
        <w:t>1.研究背景</w:t>
      </w:r>
    </w:p>
    <w:p w14:paraId="62B59A5E" w14:textId="7B7A7B20" w:rsidR="00BE38B6" w:rsidRDefault="00000000">
      <w:pPr>
        <w:wordWrap w:val="0"/>
        <w:spacing w:line="360" w:lineRule="auto"/>
        <w:ind w:firstLineChars="200" w:firstLine="480"/>
        <w:jc w:val="left"/>
        <w:rPr>
          <w:rFonts w:ascii="宋体" w:hAnsi="宋体" w:cs="宋体" w:hint="eastAsia"/>
          <w:sz w:val="24"/>
        </w:rPr>
      </w:pPr>
      <w:bookmarkStart w:id="6" w:name="OLE_LINK2"/>
      <w:bookmarkStart w:id="7" w:name="_Toc124154333"/>
      <w:bookmarkStart w:id="8" w:name="_Toc21085"/>
      <w:r>
        <w:rPr>
          <w:rFonts w:ascii="宋体" w:hAnsi="宋体" w:cs="宋体" w:hint="eastAsia"/>
          <w:sz w:val="24"/>
        </w:rPr>
        <w:t>市场化债转股是指当一家企业因负债过高而陷入经营困境时将其对银行的债务转化为金融投资机构持有的该企业股权的一种债务重组方式。2016年10月，国务院发布《关于市场化银行债权转股权的指导意见》，提出通过市场化债转股等方式有序降低企业杆杆率，降低债务风险，但是市场化债转股过程包含多个环节，在实践中容易引发税务及法务风险，因此对市场化债转股的风险进行系统性的梳理以及分析很有必要</w:t>
      </w:r>
      <w:r w:rsidR="00D74BBD">
        <w:rPr>
          <w:rFonts w:ascii="宋体" w:hAnsi="宋体" w:cs="宋体"/>
          <w:sz w:val="24"/>
        </w:rPr>
        <w:t>[1]</w:t>
      </w:r>
      <w:r>
        <w:rPr>
          <w:rFonts w:ascii="宋体" w:hAnsi="宋体" w:cs="宋体" w:hint="eastAsia"/>
          <w:sz w:val="24"/>
        </w:rPr>
        <w:t xml:space="preserve">。 </w:t>
      </w:r>
    </w:p>
    <w:p w14:paraId="6BF0062D" w14:textId="77777777" w:rsidR="00BE38B6" w:rsidRDefault="00000000">
      <w:pPr>
        <w:wordWrap w:val="0"/>
        <w:spacing w:line="360" w:lineRule="auto"/>
        <w:ind w:firstLineChars="200" w:firstLine="480"/>
        <w:jc w:val="left"/>
        <w:rPr>
          <w:rFonts w:ascii="宋体" w:hAnsi="宋体" w:cs="宋体" w:hint="eastAsia"/>
          <w:sz w:val="24"/>
        </w:rPr>
      </w:pPr>
      <w:r>
        <w:rPr>
          <w:rFonts w:ascii="宋体" w:hAnsi="宋体" w:cs="宋体" w:hint="eastAsia"/>
          <w:sz w:val="24"/>
        </w:rPr>
        <w:t>市场化债转股可以优化企业债务结构，通过以股权置换债权的方式改善企业经营环境，但是针对市场化债转股的研究较少且市场化债转股的参与主体多为国有企业，截至2019年底，市场化债转股的项目已达367个，但其中只有24个项目由民营企业开展，民营企业在债转股项目参与规模上远远低于国有企业，但是实际上民营企业融资更难，渠道更少，比国有企业更需要通过市场化债转股优化债务结构。2019年2月《关于进一步加强金融服务民营企业有关工作的通知》(银保监发[2019]8号)也明确了民营企业也可以运用市场化债转股优化经营，明确了民营企业实施市场化债转股的趋势。</w:t>
      </w:r>
    </w:p>
    <w:p w14:paraId="7229DA1D" w14:textId="77777777" w:rsidR="00BE38B6" w:rsidRDefault="00000000">
      <w:pPr>
        <w:wordWrap w:val="0"/>
        <w:spacing w:line="360" w:lineRule="auto"/>
        <w:ind w:firstLineChars="137" w:firstLine="330"/>
        <w:jc w:val="left"/>
        <w:rPr>
          <w:rFonts w:ascii="宋体" w:hAnsi="宋体" w:cs="宋体" w:hint="eastAsia"/>
          <w:b/>
          <w:bCs/>
          <w:sz w:val="24"/>
        </w:rPr>
      </w:pPr>
      <w:r>
        <w:rPr>
          <w:rFonts w:ascii="宋体" w:hAnsi="宋体" w:cs="宋体" w:hint="eastAsia"/>
          <w:b/>
          <w:bCs/>
          <w:sz w:val="24"/>
        </w:rPr>
        <w:t>2.研究意义</w:t>
      </w:r>
    </w:p>
    <w:p w14:paraId="4AA18EC9" w14:textId="1342CBD4" w:rsidR="00BE38B6" w:rsidRDefault="00DE211A">
      <w:pPr>
        <w:wordWrap w:val="0"/>
        <w:spacing w:line="360" w:lineRule="auto"/>
        <w:ind w:firstLineChars="200" w:firstLine="480"/>
        <w:jc w:val="left"/>
        <w:rPr>
          <w:ins w:id="9" w:author="Macy Zou" w:date="2026-03-06T21:05:00Z"/>
          <w:rFonts w:ascii="宋体" w:hAnsi="宋体" w:cs="宋体" w:hint="eastAsia"/>
          <w:sz w:val="24"/>
        </w:rPr>
      </w:pPr>
      <w:r>
        <w:rPr>
          <w:rFonts w:ascii="宋体" w:hAnsi="宋体" w:cs="宋体" w:hint="eastAsia"/>
          <w:sz w:val="24"/>
        </w:rPr>
        <w:t>本文的研究兼具现实意义和理论意义</w:t>
      </w:r>
    </w:p>
    <w:p w14:paraId="32EF7F6D" w14:textId="7D1CD440" w:rsidR="00BE38B6" w:rsidRDefault="00DE211A">
      <w:pPr>
        <w:wordWrap w:val="0"/>
        <w:spacing w:line="360" w:lineRule="auto"/>
        <w:ind w:firstLineChars="200" w:firstLine="480"/>
        <w:jc w:val="left"/>
        <w:rPr>
          <w:rFonts w:ascii="宋体" w:hAnsi="宋体" w:cs="宋体" w:hint="eastAsia"/>
          <w:sz w:val="24"/>
        </w:rPr>
      </w:pPr>
      <w:r>
        <w:rPr>
          <w:rFonts w:ascii="宋体" w:hAnsi="宋体" w:cs="宋体" w:hint="eastAsia"/>
          <w:sz w:val="24"/>
        </w:rPr>
        <w:t>（1）现实意义层面：目前我国市场化债转股已经形成了以“市场化、法制化”为核心的政策框架，旨在降低企业杠杆率的同时化解金融风险，但是也同时面临着诸多显著挑战，包括股权定价和估值，相关方的道德风险，治理、管理难以落实。本文通过研究市场化债转股在我国的动因分析，税务风险分析，通过分析债转股对企业财务数据的影响，从实施动因和效果等角度，提供降低风险的可能解决对策，完善市场化债转股对于企业造成风险的解决方案，为其他企业市场化债转股问题提供范例。</w:t>
      </w:r>
    </w:p>
    <w:p w14:paraId="28F83A3D" w14:textId="6821C0B9" w:rsidR="00BE38B6" w:rsidRDefault="00000000">
      <w:pPr>
        <w:wordWrap w:val="0"/>
        <w:spacing w:line="360" w:lineRule="auto"/>
        <w:jc w:val="left"/>
        <w:rPr>
          <w:rFonts w:ascii="宋体" w:hAnsi="宋体" w:cs="宋体" w:hint="eastAsia"/>
          <w:sz w:val="24"/>
        </w:rPr>
      </w:pPr>
      <w:r>
        <w:rPr>
          <w:rFonts w:ascii="宋体" w:hAnsi="宋体" w:cs="宋体" w:hint="eastAsia"/>
          <w:sz w:val="24"/>
        </w:rPr>
        <w:t xml:space="preserve">  </w:t>
      </w:r>
      <w:r w:rsidR="00DE211A">
        <w:rPr>
          <w:rFonts w:ascii="宋体" w:hAnsi="宋体" w:cs="宋体" w:hint="eastAsia"/>
          <w:sz w:val="24"/>
        </w:rPr>
        <w:t xml:space="preserve"> </w:t>
      </w:r>
      <w:r>
        <w:rPr>
          <w:rFonts w:ascii="宋体" w:hAnsi="宋体" w:cs="宋体" w:hint="eastAsia"/>
          <w:sz w:val="24"/>
        </w:rPr>
        <w:t xml:space="preserve"> </w:t>
      </w:r>
      <w:r w:rsidR="00DE211A">
        <w:rPr>
          <w:rFonts w:ascii="宋体" w:hAnsi="宋体" w:cs="宋体" w:hint="eastAsia"/>
          <w:sz w:val="24"/>
        </w:rPr>
        <w:t>（2）</w:t>
      </w:r>
      <w:r>
        <w:rPr>
          <w:rFonts w:ascii="宋体" w:hAnsi="宋体" w:cs="宋体" w:hint="eastAsia"/>
          <w:sz w:val="24"/>
        </w:rPr>
        <w:t>理论意义</w:t>
      </w:r>
      <w:r w:rsidR="00DE211A">
        <w:rPr>
          <w:rFonts w:ascii="宋体" w:hAnsi="宋体" w:cs="宋体" w:hint="eastAsia"/>
          <w:sz w:val="24"/>
        </w:rPr>
        <w:t>层面：</w:t>
      </w:r>
      <w:r>
        <w:rPr>
          <w:rFonts w:ascii="宋体" w:hAnsi="宋体" w:cs="宋体" w:hint="eastAsia"/>
          <w:sz w:val="24"/>
        </w:rPr>
        <w:t>通过对我国债转股相关理论及政策的研究与梳理，发现国内对于债转股的理论研究起步较晚，2016年国家供给侧改革实施的市场化债转股强调市场化、法制化、企业遵循自愿性原则，但是相关理论研究并未形成完整理论框架，在研究角度上也多从银行角度出发，鲜有理论研究从企业角度分析完善市场化债转股</w:t>
      </w:r>
      <w:r>
        <w:rPr>
          <w:rFonts w:ascii="宋体" w:hAnsi="宋体" w:cs="宋体" w:hint="eastAsia"/>
          <w:sz w:val="24"/>
        </w:rPr>
        <w:lastRenderedPageBreak/>
        <w:t>相关问题，因此本文从企业角度出发，对于市场化债转股的动因及相关问题开展系统性分析，对现有市场化债转股各个环节开展分析，总结</w:t>
      </w:r>
      <w:r w:rsidR="00D74BBD">
        <w:rPr>
          <w:rFonts w:ascii="宋体" w:hAnsi="宋体" w:cs="宋体" w:hint="eastAsia"/>
          <w:sz w:val="24"/>
        </w:rPr>
        <w:t>经验与一般规律，</w:t>
      </w:r>
      <w:bookmarkStart w:id="10" w:name="OLE_LINK10"/>
      <w:r w:rsidR="00D74BBD">
        <w:rPr>
          <w:rFonts w:ascii="宋体" w:hAnsi="宋体" w:cs="宋体" w:hint="eastAsia"/>
          <w:sz w:val="24"/>
        </w:rPr>
        <w:t>为补充和完善相关理论提供了一定帮助。</w:t>
      </w:r>
    </w:p>
    <w:bookmarkEnd w:id="6"/>
    <w:bookmarkEnd w:id="10"/>
    <w:p w14:paraId="37BDF590" w14:textId="147329A1" w:rsidR="002F69BC" w:rsidRPr="00FD6E43" w:rsidRDefault="00000000" w:rsidP="00FD6E43">
      <w:pPr>
        <w:pStyle w:val="2"/>
        <w:wordWrap w:val="0"/>
        <w:spacing w:before="0" w:after="0" w:line="360" w:lineRule="auto"/>
        <w:ind w:firstLineChars="200" w:firstLine="560"/>
        <w:rPr>
          <w:rFonts w:ascii="黑体" w:eastAsia="黑体" w:hAnsi="黑体" w:hint="eastAsia"/>
          <w:b w:val="0"/>
          <w:bCs w:val="0"/>
          <w:sz w:val="28"/>
          <w:szCs w:val="28"/>
        </w:rPr>
      </w:pPr>
      <w:r>
        <w:rPr>
          <w:rFonts w:ascii="黑体" w:eastAsia="黑体" w:hAnsi="黑体" w:hint="eastAsia"/>
          <w:b w:val="0"/>
          <w:bCs w:val="0"/>
          <w:sz w:val="28"/>
          <w:szCs w:val="28"/>
        </w:rPr>
        <w:t>（二）</w:t>
      </w:r>
      <w:bookmarkEnd w:id="7"/>
      <w:bookmarkEnd w:id="8"/>
      <w:r>
        <w:rPr>
          <w:rFonts w:ascii="黑体" w:eastAsia="黑体" w:hAnsi="黑体" w:hint="eastAsia"/>
          <w:b w:val="0"/>
          <w:bCs w:val="0"/>
          <w:sz w:val="28"/>
          <w:szCs w:val="28"/>
        </w:rPr>
        <w:t>文献综述</w:t>
      </w:r>
      <w:bookmarkStart w:id="11" w:name="_Toc124154334"/>
      <w:bookmarkStart w:id="12" w:name="_Toc10733"/>
    </w:p>
    <w:p w14:paraId="2C75264C" w14:textId="49A0C54D" w:rsidR="00BE38B6" w:rsidRDefault="00000000" w:rsidP="002F69BC">
      <w:pPr>
        <w:ind w:firstLineChars="200" w:firstLine="482"/>
        <w:rPr>
          <w:rFonts w:ascii="宋体" w:hAnsi="宋体" w:cs="宋体" w:hint="eastAsia"/>
          <w:b/>
          <w:bCs/>
          <w:sz w:val="24"/>
        </w:rPr>
      </w:pPr>
      <w:r>
        <w:rPr>
          <w:rFonts w:ascii="宋体" w:hAnsi="宋体" w:cs="宋体" w:hint="eastAsia"/>
          <w:b/>
          <w:bCs/>
          <w:sz w:val="24"/>
        </w:rPr>
        <w:t>1.动因研究</w:t>
      </w:r>
    </w:p>
    <w:p w14:paraId="254AEFF4" w14:textId="4E22A75C" w:rsidR="00BE38B6" w:rsidRDefault="00000000">
      <w:pPr>
        <w:wordWrap w:val="0"/>
        <w:spacing w:line="360" w:lineRule="auto"/>
        <w:jc w:val="left"/>
        <w:rPr>
          <w:rFonts w:ascii="宋体" w:hAnsi="宋体" w:cs="宋体" w:hint="eastAsia"/>
          <w:sz w:val="24"/>
        </w:rPr>
      </w:pPr>
      <w:r>
        <w:rPr>
          <w:rFonts w:ascii="宋体" w:hAnsi="宋体" w:cs="宋体" w:hint="eastAsia"/>
          <w:sz w:val="24"/>
        </w:rPr>
        <w:t xml:space="preserve">   吴涛(2022)指出当前国有企业由于为了发展忽视市场风险而盲目扩张，导致的高额债务可能会对经济发展造成重大风险，或引发国有企业破产风险</w:t>
      </w:r>
      <w:bookmarkStart w:id="13" w:name="OLE_LINK9"/>
      <w:r w:rsidR="00DE211A">
        <w:rPr>
          <w:rFonts w:ascii="宋体" w:hAnsi="宋体" w:cs="宋体"/>
          <w:sz w:val="24"/>
        </w:rPr>
        <w:t>[</w:t>
      </w:r>
      <w:r w:rsidR="00D12DF1">
        <w:rPr>
          <w:rFonts w:ascii="宋体" w:hAnsi="宋体" w:cs="宋体" w:hint="eastAsia"/>
          <w:sz w:val="24"/>
        </w:rPr>
        <w:t>2</w:t>
      </w:r>
      <w:r w:rsidR="00DE211A">
        <w:rPr>
          <w:rFonts w:ascii="宋体" w:hAnsi="宋体" w:cs="宋体"/>
          <w:sz w:val="24"/>
        </w:rPr>
        <w:t>]</w:t>
      </w:r>
      <w:bookmarkEnd w:id="13"/>
      <w:r>
        <w:rPr>
          <w:rFonts w:ascii="宋体" w:hAnsi="宋体" w:cs="宋体" w:hint="eastAsia"/>
          <w:sz w:val="24"/>
        </w:rPr>
        <w:t>。郑志来(2017)通过整理研究供给侧改革、债转股以及股权融资之间的内在联系，指出目前国有企业普遍存在产业链中低端环节利润低发展落后等问题，导致国有企业过分依赖于债务融资，资产负债率居高不下，经营活动中成本大幅度增加，阻碍了企业发展前景</w:t>
      </w:r>
      <w:r w:rsidR="00DE211A">
        <w:rPr>
          <w:rFonts w:ascii="宋体" w:hAnsi="宋体" w:cs="宋体"/>
          <w:sz w:val="24"/>
        </w:rPr>
        <w:t>[</w:t>
      </w:r>
      <w:r w:rsidR="00D12DF1">
        <w:rPr>
          <w:rFonts w:ascii="宋体" w:hAnsi="宋体" w:cs="宋体" w:hint="eastAsia"/>
          <w:sz w:val="24"/>
        </w:rPr>
        <w:t>3</w:t>
      </w:r>
      <w:r w:rsidR="00DE211A">
        <w:rPr>
          <w:rFonts w:ascii="宋体" w:hAnsi="宋体" w:cs="宋体"/>
          <w:sz w:val="24"/>
        </w:rPr>
        <w:t>]</w:t>
      </w:r>
      <w:r>
        <w:rPr>
          <w:rFonts w:ascii="宋体" w:hAnsi="宋体" w:cs="宋体" w:hint="eastAsia"/>
          <w:sz w:val="24"/>
        </w:rPr>
        <w:t>。而易华(2022)总结了本次市场化债转股的优点即此次市场化债转股有利于国有企业减少负债、降低资产负债率，激发企业活力，也有助于提高金融市场环境的稳定性</w:t>
      </w:r>
      <w:r w:rsidR="00DE211A">
        <w:rPr>
          <w:rFonts w:ascii="宋体" w:hAnsi="宋体" w:cs="宋体"/>
          <w:sz w:val="24"/>
        </w:rPr>
        <w:t>[</w:t>
      </w:r>
      <w:r w:rsidR="00D12DF1">
        <w:rPr>
          <w:rFonts w:ascii="宋体" w:hAnsi="宋体" w:cs="宋体" w:hint="eastAsia"/>
          <w:sz w:val="24"/>
        </w:rPr>
        <w:t>4</w:t>
      </w:r>
      <w:r w:rsidR="00DE211A">
        <w:rPr>
          <w:rFonts w:ascii="宋体" w:hAnsi="宋体" w:cs="宋体"/>
          <w:sz w:val="24"/>
        </w:rPr>
        <w:t>]</w:t>
      </w:r>
      <w:r>
        <w:rPr>
          <w:rFonts w:ascii="宋体" w:hAnsi="宋体" w:cs="宋体" w:hint="eastAsia"/>
          <w:sz w:val="24"/>
        </w:rPr>
        <w:t>。周玉笛(2021)认为国有企业常年存在过高的杠杆率问题会限制国有企业融资能力，过高的负债风险也会影响宏观经济的发展，债转股作为一种降杠杆的方法在降低国有企业金融风险的同时还可以激发国有企业的经营活力</w:t>
      </w:r>
      <w:r w:rsidR="00DE211A">
        <w:rPr>
          <w:rFonts w:ascii="宋体" w:hAnsi="宋体" w:cs="宋体"/>
          <w:sz w:val="24"/>
        </w:rPr>
        <w:t>[</w:t>
      </w:r>
      <w:r w:rsidR="00D12DF1">
        <w:rPr>
          <w:rFonts w:ascii="宋体" w:hAnsi="宋体" w:cs="宋体" w:hint="eastAsia"/>
          <w:sz w:val="24"/>
        </w:rPr>
        <w:t>5</w:t>
      </w:r>
      <w:r w:rsidR="00DE211A">
        <w:rPr>
          <w:rFonts w:ascii="宋体" w:hAnsi="宋体" w:cs="宋体"/>
          <w:sz w:val="24"/>
        </w:rPr>
        <w:t>]</w:t>
      </w:r>
      <w:r>
        <w:rPr>
          <w:rFonts w:ascii="宋体" w:hAnsi="宋体" w:cs="宋体" w:hint="eastAsia"/>
          <w:sz w:val="24"/>
        </w:rPr>
        <w:t>。吴涛(2021)认为我国在2016年提出降杠杆政策，政府鼓励各地国有企业实施市场化债转股降低资产负债率其中一个原因包括地方国有企业债务总量过大，严重影响了经济安全</w:t>
      </w:r>
      <w:bookmarkStart w:id="14" w:name="OLE_LINK11"/>
      <w:r w:rsidR="00DE211A">
        <w:rPr>
          <w:rFonts w:ascii="宋体" w:hAnsi="宋体" w:cs="宋体"/>
          <w:sz w:val="24"/>
        </w:rPr>
        <w:t>[</w:t>
      </w:r>
      <w:r w:rsidR="00D12DF1">
        <w:rPr>
          <w:rFonts w:ascii="宋体" w:hAnsi="宋体" w:cs="宋体" w:hint="eastAsia"/>
          <w:sz w:val="24"/>
        </w:rPr>
        <w:t>6</w:t>
      </w:r>
      <w:r w:rsidR="00DE211A">
        <w:rPr>
          <w:rFonts w:ascii="宋体" w:hAnsi="宋体" w:cs="宋体"/>
          <w:sz w:val="24"/>
        </w:rPr>
        <w:t>]</w:t>
      </w:r>
      <w:bookmarkEnd w:id="14"/>
      <w:r>
        <w:rPr>
          <w:rFonts w:ascii="宋体" w:hAnsi="宋体" w:cs="宋体" w:hint="eastAsia"/>
          <w:sz w:val="24"/>
        </w:rPr>
        <w:t>。</w:t>
      </w:r>
    </w:p>
    <w:p w14:paraId="46E41BE9" w14:textId="1C6999C9" w:rsidR="00BE38B6" w:rsidRDefault="00000000" w:rsidP="00D12DF1">
      <w:pPr>
        <w:wordWrap w:val="0"/>
        <w:spacing w:line="360" w:lineRule="auto"/>
        <w:ind w:firstLine="480"/>
        <w:jc w:val="left"/>
        <w:rPr>
          <w:rFonts w:ascii="宋体" w:hAnsi="宋体" w:cs="宋体" w:hint="eastAsia"/>
          <w:b/>
          <w:bCs/>
          <w:sz w:val="24"/>
        </w:rPr>
      </w:pPr>
      <w:r>
        <w:rPr>
          <w:rFonts w:ascii="宋体" w:hAnsi="宋体" w:cs="宋体" w:hint="eastAsia"/>
          <w:b/>
          <w:bCs/>
          <w:sz w:val="24"/>
        </w:rPr>
        <w:t>2.</w:t>
      </w:r>
      <w:r w:rsidR="00FD6E43">
        <w:rPr>
          <w:rFonts w:ascii="宋体" w:hAnsi="宋体" w:cs="宋体" w:hint="eastAsia"/>
          <w:b/>
          <w:bCs/>
          <w:sz w:val="24"/>
        </w:rPr>
        <w:t>运作模式</w:t>
      </w:r>
      <w:r>
        <w:rPr>
          <w:rFonts w:ascii="宋体" w:hAnsi="宋体" w:cs="宋体" w:hint="eastAsia"/>
          <w:b/>
          <w:bCs/>
          <w:sz w:val="24"/>
        </w:rPr>
        <w:t>研究</w:t>
      </w:r>
    </w:p>
    <w:p w14:paraId="2DDD433F" w14:textId="6D94248C" w:rsidR="00D12DF1" w:rsidRPr="00D12DF1" w:rsidRDefault="00D12DF1" w:rsidP="00D12DF1">
      <w:pPr>
        <w:wordWrap w:val="0"/>
        <w:spacing w:line="360" w:lineRule="auto"/>
        <w:ind w:firstLine="480"/>
        <w:jc w:val="left"/>
        <w:rPr>
          <w:rFonts w:ascii="宋体" w:hAnsi="宋体" w:cs="宋体" w:hint="eastAsia"/>
          <w:sz w:val="24"/>
        </w:rPr>
      </w:pPr>
      <w:r w:rsidRPr="00D12DF1">
        <w:rPr>
          <w:rFonts w:ascii="宋体" w:hAnsi="宋体" w:cs="宋体" w:hint="eastAsia"/>
          <w:sz w:val="24"/>
        </w:rPr>
        <w:t>市场化债转股的背景下，产生了不同类型的债转股运作模式。相比国外学者，国内学者对运作模式研究较为丰富，主要体现在转换定价、顶层设计以及退出定价等方面。刘莹，刘琪(2023)结合陕西钢铁，认为债转股运作主要采用了增资扩股、转让股权以及转让收益股权等方式</w:t>
      </w:r>
      <w:r>
        <w:rPr>
          <w:rFonts w:ascii="宋体" w:hAnsi="宋体" w:cs="宋体"/>
          <w:sz w:val="24"/>
        </w:rPr>
        <w:t>[</w:t>
      </w:r>
      <w:r>
        <w:rPr>
          <w:rFonts w:ascii="宋体" w:hAnsi="宋体" w:cs="宋体" w:hint="eastAsia"/>
          <w:sz w:val="24"/>
        </w:rPr>
        <w:t>7</w:t>
      </w:r>
      <w:r>
        <w:rPr>
          <w:rFonts w:ascii="宋体" w:hAnsi="宋体" w:cs="宋体"/>
          <w:sz w:val="24"/>
        </w:rPr>
        <w:t>]</w:t>
      </w:r>
      <w:r w:rsidRPr="00D12DF1">
        <w:rPr>
          <w:rFonts w:ascii="宋体" w:hAnsi="宋体" w:cs="宋体" w:hint="eastAsia"/>
          <w:sz w:val="24"/>
        </w:rPr>
        <w:t>。同时，应确定债转股总体目标并将之有效分解，完成企业战略目标。王世琼，路立敏(2022)将其进行总结，在运作模式方面，先通过债权或者股权注入资产的形式引入投资者对优质子公司进行投资，其次进行股权置换，通过向第三方投资机构发行自身股票重新获得股权，同时重新拥有对子公司的控制权</w:t>
      </w:r>
      <w:r>
        <w:rPr>
          <w:rFonts w:ascii="宋体" w:hAnsi="宋体" w:cs="宋体"/>
          <w:sz w:val="24"/>
        </w:rPr>
        <w:t>[</w:t>
      </w:r>
      <w:r>
        <w:rPr>
          <w:rFonts w:ascii="宋体" w:hAnsi="宋体" w:cs="宋体" w:hint="eastAsia"/>
          <w:sz w:val="24"/>
        </w:rPr>
        <w:t>8</w:t>
      </w:r>
      <w:r>
        <w:rPr>
          <w:rFonts w:ascii="宋体" w:hAnsi="宋体" w:cs="宋体"/>
          <w:sz w:val="24"/>
        </w:rPr>
        <w:t>]</w:t>
      </w:r>
      <w:r w:rsidRPr="00D12DF1">
        <w:rPr>
          <w:rFonts w:ascii="宋体" w:hAnsi="宋体" w:cs="宋体" w:hint="eastAsia"/>
          <w:sz w:val="24"/>
        </w:rPr>
        <w:t>。吕刚(2023)则强调了运作模式中应该注意的问题，即在明确资金的具体投向的同时，将所有股份的购买建立在企业静止的基础之上，达到企业融资的目的[</w:t>
      </w:r>
      <w:r>
        <w:rPr>
          <w:rFonts w:ascii="宋体" w:hAnsi="宋体" w:cs="宋体" w:hint="eastAsia"/>
          <w:sz w:val="24"/>
        </w:rPr>
        <w:t>9</w:t>
      </w:r>
      <w:r w:rsidRPr="00D12DF1">
        <w:rPr>
          <w:rFonts w:ascii="宋体" w:hAnsi="宋体" w:cs="宋体" w:hint="eastAsia"/>
          <w:sz w:val="24"/>
        </w:rPr>
        <w:t>]。王建新(2017)分析债权转让、转股价格依据市场形成，企业转股定价依据市场化原则，同时符合市场化规律[</w:t>
      </w:r>
      <w:r>
        <w:rPr>
          <w:rFonts w:ascii="宋体" w:hAnsi="宋体" w:cs="宋体" w:hint="eastAsia"/>
          <w:sz w:val="24"/>
        </w:rPr>
        <w:t>10</w:t>
      </w:r>
      <w:r w:rsidRPr="00D12DF1">
        <w:rPr>
          <w:rFonts w:ascii="宋体" w:hAnsi="宋体" w:cs="宋体" w:hint="eastAsia"/>
          <w:sz w:val="24"/>
        </w:rPr>
        <w:t>]。具体到业务模式，李健(2018)总结了常见的四种模式，不同于上一轮以政府为主导的债转股，本轮债转股主要包括“收债转股”、“发股还债”、</w:t>
      </w:r>
      <w:r w:rsidRPr="00D12DF1">
        <w:rPr>
          <w:rFonts w:ascii="宋体" w:hAnsi="宋体" w:cs="宋体" w:hint="eastAsia"/>
          <w:sz w:val="24"/>
        </w:rPr>
        <w:lastRenderedPageBreak/>
        <w:t>“股债结合”以及“债转优先股”等几种常见模式[</w:t>
      </w:r>
      <w:r>
        <w:rPr>
          <w:rFonts w:ascii="宋体" w:hAnsi="宋体" w:cs="宋体" w:hint="eastAsia"/>
          <w:sz w:val="24"/>
        </w:rPr>
        <w:t>11</w:t>
      </w:r>
      <w:r w:rsidRPr="00D12DF1">
        <w:rPr>
          <w:rFonts w:ascii="宋体" w:hAnsi="宋体" w:cs="宋体" w:hint="eastAsia"/>
          <w:sz w:val="24"/>
        </w:rPr>
        <w:t>]。从企业营运角度，通过对几种模式的对比，周玉笛(2021)年认为，通过引进企业投资者与股权收购，股债结合中所采用的“两步走”模式相比之下耗时短，交易流程简单以及更加符合市场化要求，但同时应该注意机构投资者的经营管理问题[</w:t>
      </w:r>
      <w:r>
        <w:rPr>
          <w:rFonts w:ascii="宋体" w:hAnsi="宋体" w:cs="宋体" w:hint="eastAsia"/>
          <w:sz w:val="24"/>
        </w:rPr>
        <w:t>12</w:t>
      </w:r>
      <w:r w:rsidRPr="00D12DF1">
        <w:rPr>
          <w:rFonts w:ascii="宋体" w:hAnsi="宋体" w:cs="宋体" w:hint="eastAsia"/>
          <w:sz w:val="24"/>
        </w:rPr>
        <w:t>]。</w:t>
      </w:r>
    </w:p>
    <w:p w14:paraId="4AF8526E" w14:textId="6EF9E4E0" w:rsidR="00BE38B6" w:rsidRDefault="00000000">
      <w:pPr>
        <w:wordWrap w:val="0"/>
        <w:spacing w:line="360" w:lineRule="auto"/>
        <w:jc w:val="left"/>
        <w:rPr>
          <w:rFonts w:ascii="宋体" w:hAnsi="宋体" w:cs="宋体" w:hint="eastAsia"/>
          <w:b/>
          <w:bCs/>
          <w:sz w:val="24"/>
        </w:rPr>
      </w:pPr>
      <w:r>
        <w:rPr>
          <w:rFonts w:ascii="宋体" w:hAnsi="宋体" w:cs="宋体" w:hint="eastAsia"/>
          <w:sz w:val="24"/>
        </w:rPr>
        <w:t xml:space="preserve">  </w:t>
      </w:r>
      <w:r>
        <w:rPr>
          <w:rFonts w:ascii="宋体" w:hAnsi="宋体" w:cs="宋体" w:hint="eastAsia"/>
          <w:b/>
          <w:bCs/>
          <w:sz w:val="24"/>
        </w:rPr>
        <w:t xml:space="preserve"> </w:t>
      </w:r>
      <w:r w:rsidR="00FD6E43">
        <w:rPr>
          <w:rFonts w:ascii="宋体" w:hAnsi="宋体" w:cs="宋体" w:hint="eastAsia"/>
          <w:b/>
          <w:bCs/>
          <w:sz w:val="24"/>
        </w:rPr>
        <w:t xml:space="preserve"> </w:t>
      </w:r>
      <w:r>
        <w:rPr>
          <w:rFonts w:ascii="宋体" w:hAnsi="宋体" w:cs="宋体" w:hint="eastAsia"/>
          <w:b/>
          <w:bCs/>
          <w:sz w:val="24"/>
        </w:rPr>
        <w:t>3.财务绩效研究</w:t>
      </w:r>
    </w:p>
    <w:p w14:paraId="337F2C2A" w14:textId="2539D350" w:rsidR="00BE38B6" w:rsidRDefault="00000000">
      <w:pPr>
        <w:wordWrap w:val="0"/>
        <w:spacing w:line="360" w:lineRule="auto"/>
        <w:ind w:firstLineChars="200" w:firstLine="480"/>
        <w:jc w:val="left"/>
        <w:rPr>
          <w:ins w:id="15" w:author="Macy Zou" w:date="2026-03-06T21:18:00Z"/>
          <w:rFonts w:ascii="宋体" w:hAnsi="宋体" w:cs="宋体" w:hint="eastAsia"/>
          <w:sz w:val="24"/>
        </w:rPr>
      </w:pPr>
      <w:r>
        <w:rPr>
          <w:rFonts w:ascii="宋体" w:hAnsi="宋体" w:cs="宋体" w:hint="eastAsia"/>
          <w:sz w:val="24"/>
        </w:rPr>
        <w:t>Roberts (2005)认为企业实施债转股业务有助于提高自身的信用等级，为企业提供更好的投融资平台</w:t>
      </w:r>
      <w:r w:rsidR="00DE211A">
        <w:rPr>
          <w:rFonts w:ascii="宋体" w:hAnsi="宋体" w:cs="宋体"/>
          <w:sz w:val="24"/>
        </w:rPr>
        <w:t>[</w:t>
      </w:r>
      <w:r w:rsidR="00D12DF1">
        <w:rPr>
          <w:rFonts w:ascii="宋体" w:hAnsi="宋体" w:cs="宋体" w:hint="eastAsia"/>
          <w:sz w:val="24"/>
        </w:rPr>
        <w:t>13</w:t>
      </w:r>
      <w:r w:rsidR="00DE211A">
        <w:rPr>
          <w:rFonts w:ascii="宋体" w:hAnsi="宋体" w:cs="宋体"/>
          <w:sz w:val="24"/>
        </w:rPr>
        <w:t>]</w:t>
      </w:r>
      <w:r>
        <w:rPr>
          <w:rFonts w:ascii="宋体" w:hAnsi="宋体" w:cs="宋体" w:hint="eastAsia"/>
          <w:sz w:val="24"/>
        </w:rPr>
        <w:t>。Routledge(2000)认为通过债转股可以使企业短期财务绩效得到改善，同时提升企业的经营管理水平和提高企业的运作效率</w:t>
      </w:r>
      <w:r w:rsidR="00DE211A">
        <w:rPr>
          <w:rFonts w:ascii="宋体" w:hAnsi="宋体" w:cs="宋体"/>
          <w:sz w:val="24"/>
        </w:rPr>
        <w:t>[</w:t>
      </w:r>
      <w:r w:rsidR="00D12DF1">
        <w:rPr>
          <w:rFonts w:ascii="宋体" w:hAnsi="宋体" w:cs="宋体" w:hint="eastAsia"/>
          <w:sz w:val="24"/>
        </w:rPr>
        <w:t>14</w:t>
      </w:r>
      <w:r w:rsidR="00DE211A">
        <w:rPr>
          <w:rFonts w:ascii="宋体" w:hAnsi="宋体" w:cs="宋体"/>
          <w:sz w:val="24"/>
        </w:rPr>
        <w:t>]</w:t>
      </w:r>
      <w:r>
        <w:rPr>
          <w:rFonts w:ascii="宋体" w:hAnsi="宋体" w:cs="宋体" w:hint="eastAsia"/>
          <w:sz w:val="24"/>
        </w:rPr>
        <w:t>。李曜和谷文臣(2020)利用PSM-DID方法整理了2016-2018年实施债转股的88个签约项目，他发现实施债转股业务后，一些正常在债企业显著降低了财务杠杆，经营能力和盈利能力普遍有所好转，但是债转股对非正常企业的影响不同，虽然财务杠杆也会有所降低，但是经营能力、盈利能力以及偿债能力并没有得到改善</w:t>
      </w:r>
      <w:r w:rsidR="00DE211A">
        <w:rPr>
          <w:rFonts w:ascii="宋体" w:hAnsi="宋体" w:cs="宋体"/>
          <w:sz w:val="24"/>
        </w:rPr>
        <w:t>[</w:t>
      </w:r>
      <w:r w:rsidR="00D12DF1">
        <w:rPr>
          <w:rFonts w:ascii="宋体" w:hAnsi="宋体" w:cs="宋体" w:hint="eastAsia"/>
          <w:sz w:val="24"/>
        </w:rPr>
        <w:t>15</w:t>
      </w:r>
      <w:r w:rsidR="00DE211A">
        <w:rPr>
          <w:rFonts w:ascii="宋体" w:hAnsi="宋体" w:cs="宋体"/>
          <w:sz w:val="24"/>
        </w:rPr>
        <w:t>]</w:t>
      </w:r>
      <w:r>
        <w:rPr>
          <w:rFonts w:ascii="宋体" w:hAnsi="宋体" w:cs="宋体" w:hint="eastAsia"/>
          <w:sz w:val="24"/>
        </w:rPr>
        <w:t>。段方园(2021)指出市场化债转股的实施对企业短期绩效影响显著。企业通过市场化债转股增资转股偿还了企业的借款，同时缓解了负债压力，债转股去杠杆效果非常显著。市场化债转股定价问题遵循市场化原则，然而具体的债转股定价方法有许多种</w:t>
      </w:r>
      <w:r w:rsidR="00DE211A">
        <w:rPr>
          <w:rFonts w:ascii="宋体" w:hAnsi="宋体" w:cs="宋体"/>
          <w:sz w:val="24"/>
        </w:rPr>
        <w:t>[</w:t>
      </w:r>
      <w:r w:rsidR="00D12DF1">
        <w:rPr>
          <w:rFonts w:ascii="宋体" w:hAnsi="宋体" w:cs="宋体" w:hint="eastAsia"/>
          <w:sz w:val="24"/>
        </w:rPr>
        <w:t>16</w:t>
      </w:r>
      <w:r w:rsidR="00DE211A">
        <w:rPr>
          <w:rFonts w:ascii="宋体" w:hAnsi="宋体" w:cs="宋体"/>
          <w:sz w:val="24"/>
        </w:rPr>
        <w:t>]</w:t>
      </w:r>
      <w:r>
        <w:rPr>
          <w:rFonts w:ascii="宋体" w:hAnsi="宋体" w:cs="宋体" w:hint="eastAsia"/>
          <w:sz w:val="24"/>
        </w:rPr>
        <w:t>，唐玉兰和黄倩怡(2021)对研究对象范围进行了适当的扩大，运用双重差分法(DID)对 2010-2019年94家上市企业债转股对财务绩效的影响进行梳理和分析，发现在市场化程度异质性中，高市场化程度的地区市场化实施效果较低市场化程度地区更为显著；此外在行业周期性异质性当中，防御性行业实施债转股效果相较于周期性行业更为显著</w:t>
      </w:r>
      <w:r w:rsidR="00DE211A">
        <w:rPr>
          <w:rFonts w:ascii="宋体" w:hAnsi="宋体" w:cs="宋体"/>
          <w:sz w:val="24"/>
        </w:rPr>
        <w:t>[</w:t>
      </w:r>
      <w:r w:rsidR="00D12DF1">
        <w:rPr>
          <w:rFonts w:ascii="宋体" w:hAnsi="宋体" w:cs="宋体" w:hint="eastAsia"/>
          <w:sz w:val="24"/>
        </w:rPr>
        <w:t>17</w:t>
      </w:r>
      <w:r w:rsidR="00DE211A">
        <w:rPr>
          <w:rFonts w:ascii="宋体" w:hAnsi="宋体" w:cs="宋体"/>
          <w:sz w:val="24"/>
        </w:rPr>
        <w:t>]</w:t>
      </w:r>
      <w:r>
        <w:rPr>
          <w:rFonts w:ascii="宋体" w:hAnsi="宋体" w:cs="宋体" w:hint="eastAsia"/>
          <w:sz w:val="24"/>
        </w:rPr>
        <w:t>。朱曼(2022)指出股权价值评估法为市场化债转股定价问题提供了合理的价值参照，对现阶段债转股业务的实施发挥了关键的作用。在股权结构方面</w:t>
      </w:r>
      <w:r w:rsidR="00DE211A">
        <w:rPr>
          <w:rFonts w:ascii="宋体" w:hAnsi="宋体" w:cs="宋体"/>
          <w:sz w:val="24"/>
        </w:rPr>
        <w:t>[</w:t>
      </w:r>
      <w:r w:rsidR="00D12DF1">
        <w:rPr>
          <w:rFonts w:ascii="宋体" w:hAnsi="宋体" w:cs="宋体" w:hint="eastAsia"/>
          <w:sz w:val="24"/>
        </w:rPr>
        <w:t>18</w:t>
      </w:r>
      <w:r w:rsidR="00DE211A">
        <w:rPr>
          <w:rFonts w:ascii="宋体" w:hAnsi="宋体" w:cs="宋体"/>
          <w:sz w:val="24"/>
        </w:rPr>
        <w:t>]</w:t>
      </w:r>
      <w:r>
        <w:rPr>
          <w:rFonts w:ascii="宋体" w:hAnsi="宋体" w:cs="宋体" w:hint="eastAsia"/>
          <w:sz w:val="24"/>
        </w:rPr>
        <w:t>，夏秀芳和董心湄(2023)认为企业实施市场化债转股业务，从企业外部吸收其他资本，有利于增强股东之间的制约性，可规避企业内部大股东“一股独大”的现象，改善企业股权结构，提高公司治理水平</w:t>
      </w:r>
      <w:r w:rsidR="00DE211A">
        <w:rPr>
          <w:rFonts w:ascii="宋体" w:hAnsi="宋体" w:cs="宋体"/>
          <w:sz w:val="24"/>
        </w:rPr>
        <w:t>[</w:t>
      </w:r>
      <w:r w:rsidR="00D12DF1">
        <w:rPr>
          <w:rFonts w:ascii="宋体" w:hAnsi="宋体" w:cs="宋体" w:hint="eastAsia"/>
          <w:sz w:val="24"/>
        </w:rPr>
        <w:t>19</w:t>
      </w:r>
      <w:r w:rsidR="00DE211A">
        <w:rPr>
          <w:rFonts w:ascii="宋体" w:hAnsi="宋体" w:cs="宋体"/>
          <w:sz w:val="24"/>
        </w:rPr>
        <w:t>]</w:t>
      </w:r>
      <w:r>
        <w:rPr>
          <w:rFonts w:ascii="宋体" w:hAnsi="宋体" w:cs="宋体" w:hint="eastAsia"/>
          <w:sz w:val="24"/>
        </w:rPr>
        <w:t>。张雪莹(2023)在前者研究的基础上，得出市场化债转股业务有助于促进企业现金鼓励政策实施。他表示在一些内外部监管力度低、财务困境为轻度以及法律环境较差的企业实施债转股对现金股利的提升作用更为显著</w:t>
      </w:r>
      <w:r w:rsidR="00DE211A" w:rsidRPr="00DE211A">
        <w:rPr>
          <w:rFonts w:ascii="宋体" w:hAnsi="宋体" w:cs="宋体" w:hint="eastAsia"/>
          <w:sz w:val="24"/>
        </w:rPr>
        <w:t>[</w:t>
      </w:r>
      <w:r w:rsidR="00D12DF1">
        <w:rPr>
          <w:rFonts w:ascii="宋体" w:hAnsi="宋体" w:cs="宋体" w:hint="eastAsia"/>
          <w:sz w:val="24"/>
        </w:rPr>
        <w:t>20</w:t>
      </w:r>
      <w:r w:rsidR="00DE211A" w:rsidRPr="00DE211A">
        <w:rPr>
          <w:rFonts w:ascii="宋体" w:hAnsi="宋体" w:cs="宋体" w:hint="eastAsia"/>
          <w:sz w:val="24"/>
        </w:rPr>
        <w:t>]</w:t>
      </w:r>
      <w:r>
        <w:rPr>
          <w:rFonts w:ascii="宋体" w:hAnsi="宋体" w:cs="宋体" w:hint="eastAsia"/>
          <w:sz w:val="24"/>
        </w:rPr>
        <w:t>。</w:t>
      </w:r>
    </w:p>
    <w:p w14:paraId="55A28789" w14:textId="070858D6" w:rsidR="00DE211A" w:rsidRDefault="00DE211A">
      <w:pPr>
        <w:wordWrap w:val="0"/>
        <w:spacing w:line="360" w:lineRule="auto"/>
        <w:ind w:firstLineChars="200" w:firstLine="480"/>
        <w:jc w:val="left"/>
        <w:rPr>
          <w:rFonts w:ascii="宋体" w:hAnsi="宋体" w:cs="宋体" w:hint="eastAsia"/>
          <w:sz w:val="24"/>
        </w:rPr>
      </w:pPr>
      <w:r>
        <w:rPr>
          <w:rFonts w:ascii="宋体" w:hAnsi="宋体" w:cs="宋体" w:hint="eastAsia"/>
          <w:sz w:val="24"/>
        </w:rPr>
        <w:t>4.文献观点述评</w:t>
      </w:r>
    </w:p>
    <w:p w14:paraId="25C1AC21" w14:textId="7A9C7992" w:rsidR="00FD6E43" w:rsidRPr="00591751" w:rsidRDefault="00FD6E43" w:rsidP="00591751">
      <w:pPr>
        <w:ind w:firstLineChars="200" w:firstLine="480"/>
        <w:rPr>
          <w:sz w:val="24"/>
        </w:rPr>
      </w:pPr>
      <w:r w:rsidRPr="00591751">
        <w:rPr>
          <w:rFonts w:ascii="宋体" w:hAnsi="宋体" w:cs="宋体" w:hint="eastAsia"/>
          <w:sz w:val="24"/>
        </w:rPr>
        <w:t>通过对上述文献的梳理，</w:t>
      </w:r>
      <w:r w:rsidR="0053174B" w:rsidRPr="00591751">
        <w:rPr>
          <w:rFonts w:ascii="宋体" w:hAnsi="宋体" w:cs="宋体" w:hint="eastAsia"/>
          <w:sz w:val="24"/>
        </w:rPr>
        <w:t>发现</w:t>
      </w:r>
      <w:r w:rsidRPr="00591751">
        <w:rPr>
          <w:rFonts w:hint="eastAsia"/>
          <w:sz w:val="24"/>
        </w:rPr>
        <w:t>现阶段，学界对于市场化债转股的研究主要集中于动因研究、运作模式研究与财务绩效研究三方面。</w:t>
      </w:r>
      <w:r w:rsidR="0053174B" w:rsidRPr="00591751">
        <w:rPr>
          <w:rFonts w:hint="eastAsia"/>
          <w:sz w:val="24"/>
        </w:rPr>
        <w:t>国外学者的研究起步时间早</w:t>
      </w:r>
      <w:r w:rsidR="00591751" w:rsidRPr="00591751">
        <w:rPr>
          <w:rFonts w:hint="eastAsia"/>
          <w:sz w:val="24"/>
        </w:rPr>
        <w:t>理论经验丰富，在研究债转股的基础之上，着重于怎样充分发挥债转股的作用来帮助企业改善经营现状，进而从根本上改变企业的治理结构，但由于国外债转股研究的参与对象、</w:t>
      </w:r>
      <w:r w:rsidR="00591751" w:rsidRPr="00591751">
        <w:rPr>
          <w:rFonts w:hint="eastAsia"/>
          <w:sz w:val="24"/>
        </w:rPr>
        <w:lastRenderedPageBreak/>
        <w:t>社会环境以及相关政策等方面与我国存在较大差距，在我国难以直接应用。相比之下，国内起步时间较晚，但我国关于债转股的研究主要分为两轮：以政府为主导的债转股以与市场化为主导的债转股且国内学者已经对债转股进行多角度、全方面的探究，构建了较为完备的知识体系。在运作过程方面，我国当前较为典型的市场化债转股模式可分为四类：收债转股模式、发股还债模式、股权置换模式以及股债结合的模式；在退出机制方面，以标的公司、相关投资机构等各方积极协商，政府建立健全多层次股权交易市场、完善股东退出机制等制度引领，同时充分发挥企业经营机制的作用，保证各方的利益，激发各方参与的积极性。在实施绩效方面，通过从企业、银行、资产管理公司等不同实施机构进行梳理，发现多数观点倾向于认为市场化债转股能进一步提高财务绩效，完善公司治理结构，从而给企业带来正面的效应。尽管市场化债转股在理论上被普遍认为是提升企业的财务绩效，优化公司治理结构的有效途径，能够为企业带来积极的财务影响，但我们也无法忽视一些学者提出的观点，即市场化债转股受到复杂因素影响可能并不总能给企业带来长期利益，且伴随着多种潜在风险。因此，深入研究不同企业在实施债转股时所选择的运作模式及其对绩效的影响显得尤为重要。本文以我国上市企业中具有代表性的山东路桥为例，全面剖析其债转股的运作过程及实施效果，旨在提炼出有益的经验，警示潜在风险，为类似企业提供有价值的参考。</w:t>
      </w:r>
    </w:p>
    <w:p w14:paraId="39A8F139" w14:textId="18C4B698" w:rsidR="00BE38B6" w:rsidRPr="00DE211A" w:rsidRDefault="00000000" w:rsidP="00DE211A">
      <w:pPr>
        <w:pStyle w:val="2"/>
        <w:wordWrap w:val="0"/>
        <w:spacing w:before="0" w:after="0" w:line="360" w:lineRule="auto"/>
        <w:ind w:firstLineChars="200" w:firstLine="560"/>
        <w:rPr>
          <w:rFonts w:ascii="黑体" w:eastAsia="黑体" w:hAnsi="黑体" w:hint="eastAsia"/>
          <w:b w:val="0"/>
          <w:bCs w:val="0"/>
          <w:color w:val="000000" w:themeColor="text1"/>
          <w:sz w:val="28"/>
          <w:szCs w:val="28"/>
          <w:rPrChange w:id="16" w:author="Macy Zou" w:date="2026-03-06T21:20:00Z">
            <w:rPr>
              <w:rFonts w:ascii="宋体" w:hAnsi="宋体" w:cs="宋体" w:hint="eastAsia"/>
              <w:sz w:val="24"/>
            </w:rPr>
          </w:rPrChange>
        </w:rPr>
      </w:pPr>
      <w:r>
        <w:rPr>
          <w:rFonts w:ascii="黑体" w:eastAsia="黑体" w:hAnsi="黑体" w:hint="eastAsia"/>
          <w:b w:val="0"/>
          <w:bCs w:val="0"/>
          <w:sz w:val="28"/>
          <w:szCs w:val="28"/>
        </w:rPr>
        <w:t>（三）研究方法</w:t>
      </w:r>
      <w:bookmarkEnd w:id="11"/>
      <w:bookmarkEnd w:id="12"/>
      <w:r w:rsidR="00DE211A">
        <w:rPr>
          <w:rFonts w:ascii="黑体" w:eastAsia="黑体" w:hAnsi="黑体" w:hint="eastAsia"/>
          <w:b w:val="0"/>
          <w:bCs w:val="0"/>
          <w:color w:val="000000" w:themeColor="text1"/>
          <w:sz w:val="28"/>
          <w:szCs w:val="28"/>
        </w:rPr>
        <w:t>、框架、</w:t>
      </w:r>
      <w:r w:rsidRPr="00DE211A">
        <w:rPr>
          <w:rFonts w:ascii="黑体" w:eastAsia="黑体" w:hAnsi="黑体" w:hint="eastAsia"/>
          <w:b w:val="0"/>
          <w:bCs w:val="0"/>
          <w:color w:val="000000" w:themeColor="text1"/>
          <w:sz w:val="28"/>
          <w:szCs w:val="28"/>
        </w:rPr>
        <w:t>设计</w:t>
      </w:r>
      <w:r w:rsidR="00DE211A">
        <w:rPr>
          <w:rFonts w:ascii="黑体" w:eastAsia="黑体" w:hAnsi="黑体" w:hint="eastAsia"/>
          <w:b w:val="0"/>
          <w:bCs w:val="0"/>
          <w:color w:val="000000" w:themeColor="text1"/>
          <w:sz w:val="28"/>
          <w:szCs w:val="28"/>
        </w:rPr>
        <w:t>与创新</w:t>
      </w:r>
    </w:p>
    <w:p w14:paraId="213AF6A5" w14:textId="0438F293" w:rsidR="00BE38B6" w:rsidRDefault="00DE211A">
      <w:pPr>
        <w:wordWrap w:val="0"/>
        <w:autoSpaceDE w:val="0"/>
        <w:autoSpaceDN w:val="0"/>
        <w:adjustRightInd w:val="0"/>
        <w:spacing w:line="360" w:lineRule="auto"/>
        <w:ind w:firstLineChars="200" w:firstLine="482"/>
        <w:rPr>
          <w:rFonts w:ascii="宋体" w:cs="宋体"/>
          <w:b/>
          <w:bCs/>
          <w:kern w:val="0"/>
          <w:sz w:val="24"/>
        </w:rPr>
      </w:pPr>
      <w:r>
        <w:rPr>
          <w:rFonts w:ascii="宋体" w:cs="宋体" w:hint="eastAsia"/>
          <w:b/>
          <w:bCs/>
          <w:kern w:val="0"/>
          <w:sz w:val="24"/>
        </w:rPr>
        <w:t>1</w:t>
      </w:r>
      <w:r>
        <w:rPr>
          <w:rFonts w:ascii="宋体" w:cs="宋体"/>
          <w:b/>
          <w:bCs/>
          <w:kern w:val="0"/>
          <w:sz w:val="24"/>
        </w:rPr>
        <w:t>.</w:t>
      </w:r>
      <w:r>
        <w:rPr>
          <w:rFonts w:ascii="宋体" w:cs="宋体" w:hint="eastAsia"/>
          <w:b/>
          <w:bCs/>
          <w:kern w:val="0"/>
          <w:sz w:val="24"/>
        </w:rPr>
        <w:t>研究方法</w:t>
      </w:r>
    </w:p>
    <w:p w14:paraId="6E14D0BC" w14:textId="77777777" w:rsidR="00BE38B6" w:rsidRDefault="00000000">
      <w:pPr>
        <w:wordWrap w:val="0"/>
        <w:spacing w:line="360" w:lineRule="auto"/>
        <w:ind w:firstLineChars="200" w:firstLine="480"/>
        <w:jc w:val="left"/>
        <w:rPr>
          <w:rFonts w:ascii="宋体" w:hAnsi="宋体" w:cs="宋体" w:hint="eastAsia"/>
          <w:sz w:val="24"/>
        </w:rPr>
      </w:pPr>
      <w:bookmarkStart w:id="17" w:name="_Toc24624"/>
      <w:bookmarkStart w:id="18" w:name="_Toc124154335"/>
      <w:r>
        <w:rPr>
          <w:rFonts w:ascii="宋体" w:hAnsi="宋体" w:cs="宋体" w:hint="eastAsia"/>
          <w:sz w:val="24"/>
        </w:rPr>
        <w:t>本文采取双案例研究方法，案例研究适用于解释“为什么”“怎么样”和“怎么办”的问题，本文研究的是市场化债转股对不同企业类型的影响异同，即市场化债转股对央国企和民营企业的影响异同，研究方法的选用原因是企业性质不同，市场化债转股模式不同以及企业规模不同在市场化债转股业务中均匀不同程度影响，因此选用双案例直观体现二者异同并分析原因及影响。</w:t>
      </w:r>
    </w:p>
    <w:p w14:paraId="2F98B05D" w14:textId="77777777" w:rsidR="00BE38B6" w:rsidRDefault="00000000">
      <w:pPr>
        <w:wordWrap w:val="0"/>
        <w:spacing w:line="360" w:lineRule="auto"/>
        <w:ind w:firstLineChars="200" w:firstLine="480"/>
        <w:jc w:val="left"/>
        <w:rPr>
          <w:rFonts w:ascii="宋体" w:hAnsi="宋体" w:cs="宋体" w:hint="eastAsia"/>
          <w:sz w:val="24"/>
        </w:rPr>
      </w:pPr>
      <w:r>
        <w:rPr>
          <w:rFonts w:ascii="宋体" w:hAnsi="宋体" w:cs="宋体" w:hint="eastAsia"/>
          <w:sz w:val="24"/>
        </w:rPr>
        <w:t>在财务绩效影响方面采用财务指标分析法，因子分析法和Z-score分析法，先采用财务指标分析法选用合适的财务指标从纵向角度对比同一企业在市场化债转股实施前后的财务数据的变化，从横向角度对比两个案例在同一时期的财务指标表现差异。再用因子分析法建立财务绩效的综合评价模型体现财务绩效的变化。再者选取Z-score模型，选用多种财务比率计算综合评估指数，量化企业财务风险，从而判断市场化债转股的效果及影响。</w:t>
      </w:r>
    </w:p>
    <w:p w14:paraId="0FB2A133" w14:textId="5B48D729" w:rsidR="00BE38B6" w:rsidRDefault="00DE211A">
      <w:pPr>
        <w:wordWrap w:val="0"/>
        <w:spacing w:line="360" w:lineRule="auto"/>
        <w:ind w:firstLineChars="200" w:firstLine="482"/>
        <w:jc w:val="left"/>
        <w:rPr>
          <w:rFonts w:ascii="宋体" w:hAnsi="宋体" w:cs="宋体" w:hint="eastAsia"/>
          <w:b/>
          <w:bCs/>
          <w:sz w:val="24"/>
        </w:rPr>
      </w:pPr>
      <w:r>
        <w:rPr>
          <w:rFonts w:ascii="宋体" w:hAnsi="宋体" w:cs="宋体" w:hint="eastAsia"/>
          <w:b/>
          <w:bCs/>
          <w:sz w:val="24"/>
        </w:rPr>
        <w:t>2.研究框架</w:t>
      </w:r>
    </w:p>
    <w:p w14:paraId="52DEEAF5" w14:textId="77777777" w:rsidR="00BE38B6" w:rsidRDefault="00000000">
      <w:pPr>
        <w:wordWrap w:val="0"/>
        <w:spacing w:line="360" w:lineRule="auto"/>
        <w:ind w:firstLineChars="200" w:firstLine="480"/>
        <w:jc w:val="left"/>
        <w:rPr>
          <w:rFonts w:ascii="宋体" w:hAnsi="宋体" w:cs="宋体" w:hint="eastAsia"/>
          <w:sz w:val="24"/>
        </w:rPr>
      </w:pPr>
      <w:r>
        <w:rPr>
          <w:rFonts w:ascii="宋体" w:hAnsi="宋体" w:cs="宋体" w:hint="eastAsia"/>
          <w:noProof/>
          <w:sz w:val="24"/>
        </w:rPr>
        <w:lastRenderedPageBreak/>
        <w:drawing>
          <wp:anchor distT="0" distB="0" distL="114300" distR="114300" simplePos="0" relativeHeight="251659264" behindDoc="0" locked="0" layoutInCell="1" allowOverlap="1" wp14:anchorId="707F6726" wp14:editId="62A51E6E">
            <wp:simplePos x="0" y="0"/>
            <wp:positionH relativeFrom="margin">
              <wp:posOffset>1178560</wp:posOffset>
            </wp:positionH>
            <wp:positionV relativeFrom="paragraph">
              <wp:posOffset>2715260</wp:posOffset>
            </wp:positionV>
            <wp:extent cx="3390265" cy="4062095"/>
            <wp:effectExtent l="0" t="0" r="635" b="0"/>
            <wp:wrapTopAndBottom/>
            <wp:docPr id="2765197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519792"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390265" cy="4062095"/>
                    </a:xfrm>
                    <a:prstGeom prst="rect">
                      <a:avLst/>
                    </a:prstGeom>
                    <a:noFill/>
                    <a:ln>
                      <a:noFill/>
                    </a:ln>
                  </pic:spPr>
                </pic:pic>
              </a:graphicData>
            </a:graphic>
          </wp:anchor>
        </w:drawing>
      </w:r>
      <w:r>
        <w:rPr>
          <w:rFonts w:ascii="宋体" w:hAnsi="宋体" w:cs="宋体" w:hint="eastAsia"/>
          <w:sz w:val="24"/>
        </w:rPr>
        <w:t>通过上述文献回顾以及选取案例公司的具体特点，本文设计了相应的研究框架。如图1所示。首先介绍市场化债转股的内涵及相关理论基础，梳理国内企业市场化债转股的概念、特点、模式以及对财务绩效、税收负担的影响进行理论介绍。其次对选取的两个典型案例，即民营企业案例：</w:t>
      </w:r>
      <w:bookmarkStart w:id="19" w:name="OLE_LINK4"/>
      <w:r>
        <w:rPr>
          <w:rFonts w:ascii="宋体" w:hAnsi="宋体" w:cs="宋体" w:hint="eastAsia"/>
          <w:sz w:val="24"/>
        </w:rPr>
        <w:t>维信诺科技股份有限公司</w:t>
      </w:r>
      <w:bookmarkEnd w:id="19"/>
      <w:r>
        <w:rPr>
          <w:rFonts w:ascii="宋体" w:hAnsi="宋体" w:cs="宋体" w:hint="eastAsia"/>
          <w:sz w:val="24"/>
        </w:rPr>
        <w:t>和央国企案例：上海电力股份有限公司二者的具体情况并分析二者市场化债转股的动因，并对二者的市场化债转股后对财务绩效、税收负担、非财务绩效等方面进行量化分析，总结对比两种企业在市场化债转股过程及影响的异同，分析二者在市场化债转股业务中比例悬殊的缘由，最后总结全文，并对于我国市场化债转股业务提出针对性建议，为后续民营企业实施市场化债转股提供参考。</w:t>
      </w:r>
    </w:p>
    <w:p w14:paraId="4CE89324" w14:textId="77777777" w:rsidR="00BE38B6" w:rsidRPr="00EF3125" w:rsidRDefault="00000000">
      <w:pPr>
        <w:pStyle w:val="1"/>
        <w:wordWrap w:val="0"/>
        <w:spacing w:before="0" w:after="0" w:line="360" w:lineRule="auto"/>
        <w:ind w:firstLineChars="200" w:firstLine="420"/>
        <w:jc w:val="center"/>
        <w:rPr>
          <w:rFonts w:ascii="黑体" w:eastAsia="黑体" w:hAnsi="黑体" w:hint="eastAsia"/>
          <w:b w:val="0"/>
          <w:bCs w:val="0"/>
          <w:sz w:val="21"/>
          <w:szCs w:val="21"/>
        </w:rPr>
      </w:pPr>
      <w:bookmarkStart w:id="20" w:name="OLE_LINK5"/>
      <w:r w:rsidRPr="00EF3125">
        <w:rPr>
          <w:rFonts w:ascii="黑体" w:eastAsia="黑体" w:hAnsi="黑体" w:hint="eastAsia"/>
          <w:b w:val="0"/>
          <w:bCs w:val="0"/>
          <w:sz w:val="21"/>
          <w:szCs w:val="21"/>
        </w:rPr>
        <w:t>图一 研究框架</w:t>
      </w:r>
    </w:p>
    <w:bookmarkEnd w:id="20"/>
    <w:p w14:paraId="7C63DFF4" w14:textId="77777777" w:rsidR="00BE38B6" w:rsidRDefault="00000000">
      <w:pPr>
        <w:pStyle w:val="1"/>
        <w:wordWrap w:val="0"/>
        <w:spacing w:before="0" w:after="0" w:line="360" w:lineRule="auto"/>
        <w:ind w:firstLineChars="142" w:firstLine="426"/>
        <w:rPr>
          <w:rFonts w:ascii="黑体" w:eastAsia="黑体" w:hAnsi="黑体" w:cs="宋体" w:hint="eastAsia"/>
          <w:sz w:val="30"/>
          <w:szCs w:val="30"/>
        </w:rPr>
      </w:pPr>
      <w:r>
        <w:rPr>
          <w:rFonts w:ascii="黑体" w:eastAsia="黑体" w:hAnsi="黑体" w:hint="eastAsia"/>
          <w:b w:val="0"/>
          <w:bCs w:val="0"/>
          <w:sz w:val="30"/>
          <w:szCs w:val="30"/>
        </w:rPr>
        <w:t>二、</w:t>
      </w:r>
      <w:bookmarkEnd w:id="17"/>
      <w:bookmarkEnd w:id="18"/>
      <w:r>
        <w:rPr>
          <w:rFonts w:ascii="黑体" w:eastAsia="黑体" w:hAnsi="黑体" w:cs="宋体" w:hint="eastAsia"/>
          <w:sz w:val="30"/>
          <w:szCs w:val="30"/>
        </w:rPr>
        <w:t>市场化债转股的内涵及相关理论基础</w:t>
      </w:r>
      <w:bookmarkStart w:id="21" w:name="_Toc26816"/>
      <w:bookmarkStart w:id="22" w:name="_Toc124154336"/>
    </w:p>
    <w:p w14:paraId="1E9394D2" w14:textId="77777777" w:rsidR="00BE38B6" w:rsidRDefault="00000000">
      <w:pPr>
        <w:pStyle w:val="1"/>
        <w:wordWrap w:val="0"/>
        <w:spacing w:before="0" w:after="0" w:line="360" w:lineRule="auto"/>
        <w:ind w:firstLineChars="142" w:firstLine="398"/>
        <w:rPr>
          <w:rFonts w:ascii="黑体" w:eastAsia="黑体" w:hAnsi="黑体" w:cs="宋体" w:hint="eastAsia"/>
          <w:sz w:val="28"/>
          <w:szCs w:val="28"/>
        </w:rPr>
      </w:pPr>
      <w:r>
        <w:rPr>
          <w:rFonts w:ascii="黑体" w:eastAsia="黑体" w:hAnsi="黑体" w:hint="eastAsia"/>
          <w:b w:val="0"/>
          <w:bCs w:val="0"/>
          <w:sz w:val="28"/>
          <w:szCs w:val="28"/>
        </w:rPr>
        <w:t>（一）</w:t>
      </w:r>
      <w:bookmarkEnd w:id="21"/>
      <w:bookmarkEnd w:id="22"/>
      <w:r>
        <w:rPr>
          <w:rFonts w:ascii="黑体" w:eastAsia="黑体" w:hAnsi="黑体" w:cs="宋体" w:hint="eastAsia"/>
          <w:sz w:val="28"/>
          <w:szCs w:val="28"/>
        </w:rPr>
        <w:t>市场化债转股的内涵与概念特征</w:t>
      </w:r>
    </w:p>
    <w:p w14:paraId="1EC0F576" w14:textId="77777777" w:rsidR="00BE38B6" w:rsidRDefault="00000000">
      <w:pPr>
        <w:wordWrap w:val="0"/>
        <w:spacing w:line="360" w:lineRule="auto"/>
        <w:ind w:firstLineChars="300" w:firstLine="723"/>
        <w:rPr>
          <w:rFonts w:ascii="宋体" w:hAnsi="宋体" w:hint="eastAsia"/>
          <w:b/>
          <w:bCs/>
          <w:sz w:val="24"/>
        </w:rPr>
      </w:pPr>
      <w:r>
        <w:rPr>
          <w:rFonts w:ascii="宋体" w:hAnsi="宋体" w:hint="eastAsia"/>
          <w:b/>
          <w:bCs/>
          <w:sz w:val="24"/>
        </w:rPr>
        <w:t>1.市场化债转股的含义</w:t>
      </w:r>
    </w:p>
    <w:p w14:paraId="6B957A0B" w14:textId="77777777" w:rsidR="00BE38B6" w:rsidRDefault="00000000">
      <w:pPr>
        <w:wordWrap w:val="0"/>
        <w:spacing w:line="360" w:lineRule="auto"/>
        <w:ind w:firstLineChars="200" w:firstLine="480"/>
        <w:rPr>
          <w:rFonts w:ascii="宋体" w:hAnsi="宋体" w:hint="eastAsia"/>
          <w:sz w:val="24"/>
        </w:rPr>
      </w:pPr>
      <w:r>
        <w:rPr>
          <w:rFonts w:ascii="宋体" w:hAnsi="宋体" w:hint="eastAsia"/>
          <w:sz w:val="24"/>
        </w:rPr>
        <w:t>债转股（债权转股权），是指将债权人持有的对公司的债权，转化为对公司的股权，从而增加公司注册资本的行为。这意味着原来的债权债务关系，转变为投资关系。根据《公司债权转股权登记管理办法》，债转股被明确定义为“债权人以其依法享有</w:t>
      </w:r>
      <w:r>
        <w:rPr>
          <w:rFonts w:ascii="宋体" w:hAnsi="宋体" w:hint="eastAsia"/>
          <w:sz w:val="24"/>
        </w:rPr>
        <w:lastRenderedPageBreak/>
        <w:t>的对在中国境内设立的有限责任公司或者股份有限公司的债权，转为公司股权，增加公司注册资本的行为”。</w:t>
      </w:r>
    </w:p>
    <w:p w14:paraId="6077F174" w14:textId="77777777" w:rsidR="00BE38B6" w:rsidRDefault="00000000">
      <w:pPr>
        <w:wordWrap w:val="0"/>
        <w:spacing w:line="360" w:lineRule="auto"/>
        <w:ind w:firstLineChars="300" w:firstLine="723"/>
        <w:rPr>
          <w:rFonts w:ascii="宋体" w:hAnsi="宋体" w:hint="eastAsia"/>
          <w:b/>
          <w:bCs/>
          <w:sz w:val="24"/>
        </w:rPr>
      </w:pPr>
      <w:r>
        <w:rPr>
          <w:rFonts w:ascii="宋体" w:hAnsi="宋体" w:hint="eastAsia"/>
          <w:b/>
          <w:bCs/>
          <w:sz w:val="24"/>
        </w:rPr>
        <w:t>2.市场化债转股的特征</w:t>
      </w:r>
    </w:p>
    <w:p w14:paraId="7476D9E9" w14:textId="57279A8D" w:rsidR="00BE38B6" w:rsidRDefault="00000000">
      <w:pPr>
        <w:wordWrap w:val="0"/>
        <w:spacing w:line="360" w:lineRule="auto"/>
        <w:ind w:firstLineChars="200" w:firstLine="480"/>
        <w:rPr>
          <w:rFonts w:ascii="宋体" w:hAnsi="宋体" w:hint="eastAsia"/>
          <w:sz w:val="24"/>
        </w:rPr>
        <w:pPrChange w:id="23" w:author="Macy Zou" w:date="2026-03-06T21:22:00Z">
          <w:pPr>
            <w:wordWrap w:val="0"/>
            <w:spacing w:line="360" w:lineRule="auto"/>
            <w:ind w:firstLineChars="300" w:firstLine="720"/>
          </w:pPr>
        </w:pPrChange>
      </w:pPr>
      <w:r>
        <w:rPr>
          <w:rFonts w:ascii="宋体" w:hAnsi="宋体" w:hint="eastAsia"/>
          <w:sz w:val="24"/>
        </w:rPr>
        <w:t>市场化债转股的市场化主要体现在充分发挥市场在资源配置中的决定性作用，即发挥市场调节机制的作用，促使企业结构转型，增强企业的创造力，加快产能过剩企业的转型，逐步降低企业杠杆率，淘汰“僵尸企业”和不符合国家产业政策的企业。其制度特性主要体现在</w:t>
      </w:r>
      <w:r w:rsidR="00591751">
        <w:rPr>
          <w:rFonts w:ascii="宋体" w:hAnsi="宋体" w:hint="eastAsia"/>
          <w:sz w:val="24"/>
        </w:rPr>
        <w:t>实施企业、实施机构的筛选、运作模式的选择，从而体现市场化特征。</w:t>
      </w:r>
    </w:p>
    <w:p w14:paraId="0E92B9A2" w14:textId="02F2F666" w:rsidR="00BE38B6" w:rsidRDefault="00000000">
      <w:pPr>
        <w:wordWrap w:val="0"/>
        <w:spacing w:line="360" w:lineRule="auto"/>
        <w:ind w:firstLineChars="142" w:firstLine="399"/>
        <w:rPr>
          <w:rFonts w:ascii="黑体" w:eastAsia="黑体" w:hAnsi="黑体" w:cs="宋体" w:hint="eastAsia"/>
          <w:b/>
          <w:bCs/>
          <w:sz w:val="28"/>
          <w:szCs w:val="28"/>
        </w:rPr>
      </w:pPr>
      <w:r>
        <w:rPr>
          <w:rFonts w:ascii="黑体" w:eastAsia="黑体" w:hAnsi="黑体" w:hint="eastAsia"/>
          <w:b/>
          <w:bCs/>
          <w:sz w:val="28"/>
          <w:szCs w:val="28"/>
        </w:rPr>
        <w:t>（二）</w:t>
      </w:r>
      <w:r w:rsidR="008C2C67">
        <w:rPr>
          <w:rFonts w:ascii="黑体" w:eastAsia="黑体" w:hAnsi="黑体" w:cs="宋体" w:hint="eastAsia"/>
          <w:b/>
          <w:bCs/>
          <w:sz w:val="28"/>
          <w:szCs w:val="28"/>
        </w:rPr>
        <w:t>我国</w:t>
      </w:r>
      <w:r>
        <w:rPr>
          <w:rFonts w:ascii="黑体" w:eastAsia="黑体" w:hAnsi="黑体" w:cs="宋体" w:hint="eastAsia"/>
          <w:b/>
          <w:bCs/>
          <w:sz w:val="28"/>
          <w:szCs w:val="28"/>
        </w:rPr>
        <w:t>债转股的演进历史</w:t>
      </w:r>
    </w:p>
    <w:p w14:paraId="2DE8243D" w14:textId="2225E03C" w:rsidR="00BE38B6" w:rsidRDefault="002F69BC">
      <w:pPr>
        <w:wordWrap w:val="0"/>
        <w:spacing w:line="360" w:lineRule="auto"/>
        <w:ind w:firstLineChars="200" w:firstLine="480"/>
        <w:rPr>
          <w:ins w:id="24" w:author="Macy Zou" w:date="2026-03-06T21:24:00Z"/>
          <w:rFonts w:ascii="宋体" w:hAnsi="宋体" w:cs="宋体" w:hint="eastAsia"/>
          <w:sz w:val="24"/>
        </w:rPr>
      </w:pPr>
      <w:r>
        <w:rPr>
          <w:rFonts w:ascii="宋体" w:hAnsi="宋体" w:cs="宋体" w:hint="eastAsia"/>
          <w:sz w:val="24"/>
        </w:rPr>
        <w:t>我国债转股实践的演进过程主要经历了两个阶段</w:t>
      </w:r>
      <w:r w:rsidR="008C2C67">
        <w:rPr>
          <w:rFonts w:ascii="宋体" w:hAnsi="宋体" w:cs="宋体" w:hint="eastAsia"/>
          <w:sz w:val="24"/>
        </w:rPr>
        <w:t xml:space="preserve">： </w:t>
      </w:r>
    </w:p>
    <w:p w14:paraId="3DC30E54" w14:textId="13C693AE" w:rsidR="00BE38B6" w:rsidRDefault="008C2C67">
      <w:pPr>
        <w:wordWrap w:val="0"/>
        <w:spacing w:line="360" w:lineRule="auto"/>
        <w:ind w:firstLineChars="200" w:firstLine="480"/>
        <w:rPr>
          <w:ins w:id="25" w:author="Macy Zou" w:date="2026-03-06T21:26:00Z"/>
          <w:rFonts w:ascii="宋体" w:hAnsi="宋体" w:cs="宋体" w:hint="eastAsia"/>
          <w:sz w:val="24"/>
        </w:rPr>
      </w:pPr>
      <w:r>
        <w:rPr>
          <w:rFonts w:ascii="宋体" w:hAnsi="宋体" w:cs="宋体" w:hint="eastAsia"/>
          <w:sz w:val="24"/>
        </w:rPr>
        <w:t>首先，是起于1999年的政策性债转股阶段，当时出现了全球性的因贷款问题引发的金融危机，我国经济也遭受了一定的伤害，我国实施改革开放后市场化特征还尚未深化，国有企业体制落后，技术也缺乏革新，投融资体制改革力度不够，体制相对滞后，很多国有企业在流动资金上依赖银行贷款，另外旧体制所形成的历史重负使得国有企业改革困难重重，因此党中央十五届四中全会明确提出“通过金融资产管理公司等形式，对一部分产品有市场、有发展前景的，由于负债过重而陷入困境的重点国有企业实行债转股，以解决企业负债率过高的问题”，政府通过政府政策导向有效推动优化公司治理结构，改善企业经营状况，2000 年国务院发布《金融资产管理公司条例》对政策性债转股进行了详细的规定，四家国有金融资产管理公司华融、东方、长城、信达应运而生，其在政府计划下运用资产处置、转让和销售、债务重组、债转股等手段推动了一大批大中型国有企业优化资本结构、转变经营方式，起到了推动中国经济发展的作用，但是未能发挥市场调节机制的优势，在具体业务实操中存在诸多限制，主要体现在第一，在转换企业经营机制、建立现代企业制度方面的效果并不明显，第二，政府干预过于彻底，从债转股方案提出至股权退出的流程均为政府一手承揽，导致一部分企业改革不彻底</w:t>
      </w:r>
      <w:r w:rsidR="00FD6E43">
        <w:rPr>
          <w:rFonts w:ascii="宋体" w:hAnsi="宋体" w:cs="宋体" w:hint="eastAsia"/>
          <w:sz w:val="24"/>
        </w:rPr>
        <w:t>。</w:t>
      </w:r>
    </w:p>
    <w:p w14:paraId="7F098201" w14:textId="70701BB6" w:rsidR="00BE38B6" w:rsidRDefault="00FD6E43">
      <w:pPr>
        <w:wordWrap w:val="0"/>
        <w:spacing w:line="360" w:lineRule="auto"/>
        <w:ind w:firstLineChars="200" w:firstLine="480"/>
        <w:rPr>
          <w:rFonts w:ascii="宋体" w:hAnsi="宋体" w:hint="eastAsia"/>
          <w:sz w:val="24"/>
        </w:rPr>
      </w:pPr>
      <w:r>
        <w:rPr>
          <w:rFonts w:ascii="宋体" w:hAnsi="宋体" w:cs="宋体" w:hint="eastAsia"/>
          <w:sz w:val="24"/>
        </w:rPr>
        <w:t>其次，是2016年推出至今的市场化债转股阶段，即为更加市场化和法制化的运作机制，主要体现在实施机构参与的多元化、市场主体自治性的加强，政府干预职能的逐渐弱化、债转股资金来源多元以及债转股股权退出方式的多样，这些制度改革在体现我国政府在不同经济周期中的调控特征以及策略革新以外，也推动了我国金融体系市场化、法制化改革的逐步深入逐步完善的进程，但是仍然存在一些缺陷，例如笔</w:t>
      </w:r>
      <w:r>
        <w:rPr>
          <w:rFonts w:ascii="宋体" w:hAnsi="宋体" w:cs="宋体" w:hint="eastAsia"/>
          <w:sz w:val="24"/>
        </w:rPr>
        <w:lastRenderedPageBreak/>
        <w:t>者认为政府在债转股企业选择、债转股实施机构干预仍然较强、转股企业选择标准模糊、股权回购退出合法性存疑等问题。</w:t>
      </w:r>
    </w:p>
    <w:p w14:paraId="2ACD6A3C" w14:textId="140C8063" w:rsidR="00BE38B6" w:rsidRDefault="00000000">
      <w:pPr>
        <w:wordWrap w:val="0"/>
        <w:spacing w:line="360" w:lineRule="auto"/>
        <w:ind w:firstLineChars="142" w:firstLine="399"/>
        <w:rPr>
          <w:rFonts w:ascii="黑体" w:eastAsia="黑体" w:hAnsi="黑体" w:cs="宋体" w:hint="eastAsia"/>
          <w:b/>
          <w:bCs/>
          <w:sz w:val="28"/>
          <w:szCs w:val="28"/>
        </w:rPr>
      </w:pPr>
      <w:r>
        <w:rPr>
          <w:rFonts w:ascii="黑体" w:eastAsia="黑体" w:hAnsi="黑体" w:hint="eastAsia"/>
          <w:b/>
          <w:bCs/>
          <w:sz w:val="28"/>
          <w:szCs w:val="28"/>
        </w:rPr>
        <w:t>（三）</w:t>
      </w:r>
      <w:r>
        <w:rPr>
          <w:rFonts w:ascii="黑体" w:eastAsia="黑体" w:hAnsi="黑体" w:cs="宋体" w:hint="eastAsia"/>
          <w:b/>
          <w:bCs/>
          <w:sz w:val="28"/>
          <w:szCs w:val="28"/>
        </w:rPr>
        <w:t>市场化债转股</w:t>
      </w:r>
      <w:r w:rsidR="00D12DF1">
        <w:rPr>
          <w:rFonts w:ascii="黑体" w:eastAsia="黑体" w:hAnsi="黑体" w:cs="宋体" w:hint="eastAsia"/>
          <w:b/>
          <w:bCs/>
          <w:sz w:val="28"/>
          <w:szCs w:val="28"/>
        </w:rPr>
        <w:t>运作</w:t>
      </w:r>
      <w:r>
        <w:rPr>
          <w:rFonts w:ascii="黑体" w:eastAsia="黑体" w:hAnsi="黑体" w:cs="宋体" w:hint="eastAsia"/>
          <w:b/>
          <w:bCs/>
          <w:sz w:val="28"/>
          <w:szCs w:val="28"/>
        </w:rPr>
        <w:t>模式</w:t>
      </w:r>
      <w:r w:rsidR="00D12DF1">
        <w:rPr>
          <w:rFonts w:ascii="黑体" w:eastAsia="黑体" w:hAnsi="黑体" w:cs="宋体" w:hint="eastAsia"/>
          <w:b/>
          <w:bCs/>
          <w:sz w:val="28"/>
          <w:szCs w:val="28"/>
        </w:rPr>
        <w:t>辨析</w:t>
      </w:r>
    </w:p>
    <w:p w14:paraId="040AC79F" w14:textId="77777777" w:rsidR="00BE38B6" w:rsidRDefault="00000000">
      <w:pPr>
        <w:wordWrap w:val="0"/>
        <w:spacing w:line="360" w:lineRule="auto"/>
        <w:ind w:firstLineChars="142" w:firstLine="342"/>
        <w:rPr>
          <w:rFonts w:ascii="宋体" w:hAnsi="宋体" w:cs="宋体" w:hint="eastAsia"/>
          <w:b/>
          <w:bCs/>
          <w:sz w:val="24"/>
        </w:rPr>
      </w:pPr>
      <w:r>
        <w:rPr>
          <w:rFonts w:ascii="宋体" w:hAnsi="宋体" w:cs="宋体" w:hint="eastAsia"/>
          <w:b/>
          <w:bCs/>
          <w:sz w:val="24"/>
        </w:rPr>
        <w:t>1.“增股还债”模式</w:t>
      </w:r>
    </w:p>
    <w:p w14:paraId="2C98D097" w14:textId="77777777" w:rsidR="00BE38B6" w:rsidRDefault="00000000">
      <w:pPr>
        <w:wordWrap w:val="0"/>
        <w:spacing w:line="360" w:lineRule="auto"/>
        <w:ind w:firstLineChars="142" w:firstLine="341"/>
        <w:rPr>
          <w:rFonts w:ascii="宋体" w:hAnsi="宋体" w:cs="宋体" w:hint="eastAsia"/>
          <w:sz w:val="24"/>
        </w:rPr>
      </w:pPr>
      <w:r>
        <w:rPr>
          <w:rFonts w:ascii="宋体" w:hAnsi="宋体" w:cs="宋体" w:hint="eastAsia"/>
          <w:sz w:val="24"/>
        </w:rPr>
        <w:t>案例 1：云南锡业集团（以下简称“云锡集团”）2016 年 10 月 16 日，上市公司锡业股份公告，其控股股东云锡集团与建设银行股份有限公司拟就开展市场化债转股签订相关合作协议。云锡集团属于高负债的有色行业地方国有业企，也是上一轮债转股企业，截至 2016 年上半年，云锡集团总资产 525 亿元，负债 435亿元，负债率 82.9%，相比行业 55%平均水平高出了近 30%。集团旗下拥有两家上市公司，一同签约的还包括其他几个参与主体。其债转股的实施方案主要为：建设银行股份有限公司与云锡集团成立一个基金，由建信信托作为该基金的基金管理人，拟通过基金向社会募集 100 亿的债转股资金，另一部分资金来自建设银行自有资金，据披露，向社会募集的资金可能来自保险资管机构、建行养老金子公司养老金、全国社保、信达 AMC 的资管子公司、以及私人银行理财资金，基金LP 浮动收益率在 5-15%之间，基金不承担刚性兑付的责任。云锡集团的转股债权来自银行的正常类贷款（但不是建设银行本行的贷款），而转股的股权也不是原负债公司的股权，而是集团旗下优质子公司股权。笔者认为该模式比较契合目前国务院《意见》相关规定，被称为是“本轮首单市场化债转股地方国有企业版”。</w:t>
      </w:r>
    </w:p>
    <w:p w14:paraId="7D8702AC" w14:textId="77777777" w:rsidR="00BE38B6" w:rsidRDefault="00000000">
      <w:pPr>
        <w:wordWrap w:val="0"/>
        <w:spacing w:line="360" w:lineRule="auto"/>
        <w:ind w:firstLineChars="142" w:firstLine="341"/>
        <w:rPr>
          <w:rFonts w:ascii="宋体" w:hAnsi="宋体" w:cs="宋体" w:hint="eastAsia"/>
          <w:sz w:val="24"/>
        </w:rPr>
      </w:pPr>
      <w:r>
        <w:rPr>
          <w:rFonts w:ascii="宋体" w:hAnsi="宋体" w:cs="宋体" w:hint="eastAsia"/>
          <w:sz w:val="24"/>
        </w:rPr>
        <w:t>该种模式的亮点在于：（1）由银行牵头参与主体成立基金，基金向社会募集资金，转股范围是正常类贷款且非建行本行贷款，实符合相关政策规定的交叉转股.（2）转股后的企业管理权上，建行是作为积极的股东，参与公司经营管理，并且拥有转股企业董事席位，拥有表决权。（3）股权退出方面，做了两种方案，一种是远期回购的方式，即将来业绩达不到既定目标，则由云锡集团对股权进行回购，方便实施机构退出；另一种是将持股的未上市部分公司装入已上市的子公司，本次由于转股企业有一部分子公司为上市公司，将来退出时可以将未上市部分并入已上市子公司，以达到基金份额安全退出。</w:t>
      </w:r>
    </w:p>
    <w:p w14:paraId="3F7E8E2D" w14:textId="77777777" w:rsidR="00BE38B6" w:rsidRDefault="00000000">
      <w:pPr>
        <w:wordWrap w:val="0"/>
        <w:spacing w:line="360" w:lineRule="auto"/>
        <w:ind w:firstLineChars="142" w:firstLine="342"/>
        <w:rPr>
          <w:rFonts w:ascii="宋体" w:hAnsi="宋体" w:cs="宋体" w:hint="eastAsia"/>
          <w:b/>
          <w:bCs/>
          <w:sz w:val="24"/>
        </w:rPr>
      </w:pPr>
      <w:r>
        <w:rPr>
          <w:rFonts w:ascii="宋体" w:hAnsi="宋体" w:cs="宋体" w:hint="eastAsia"/>
          <w:b/>
          <w:bCs/>
          <w:sz w:val="24"/>
        </w:rPr>
        <w:t>2.“可转债”模式</w:t>
      </w:r>
    </w:p>
    <w:p w14:paraId="75211A67" w14:textId="77777777" w:rsidR="00BE38B6" w:rsidRDefault="00000000">
      <w:pPr>
        <w:wordWrap w:val="0"/>
        <w:spacing w:line="360" w:lineRule="auto"/>
        <w:ind w:firstLineChars="142" w:firstLine="341"/>
        <w:rPr>
          <w:rFonts w:ascii="宋体" w:hAnsi="宋体" w:cs="宋体" w:hint="eastAsia"/>
          <w:sz w:val="24"/>
        </w:rPr>
      </w:pPr>
      <w:r>
        <w:rPr>
          <w:rFonts w:ascii="宋体" w:hAnsi="宋体" w:cs="宋体" w:hint="eastAsia"/>
          <w:sz w:val="24"/>
        </w:rPr>
        <w:t>案例 2：2016 年 9 月 27 号，国务院批准了中钢集团市场化债转股的交易方案，转股方案即“留债+可转债+有条件债转股”。中钢集团总计本息总额 600 多亿债权，本次实施方案为对 300 亿元债权进行保留，对另外 300 亿元债权进行转股权，对于</w:t>
      </w:r>
      <w:r>
        <w:rPr>
          <w:rFonts w:ascii="宋体" w:hAnsi="宋体" w:cs="宋体" w:hint="eastAsia"/>
          <w:sz w:val="24"/>
        </w:rPr>
        <w:lastRenderedPageBreak/>
        <w:t>转股部分也不是直接债转股，而是采用可转债的方式，即附条件或附期限的将该部分债权转为股权，可转债部分由中钢集团成立新的 SPV 公司向金融债权人发行债券，金融债权人对可转债部分的行权期限总共为六年期，从第四年开始，逐年按照 3:3:4 的比例进行转股，然后再退出，如果中钢集团经营改善后完成业绩目标，则金融机构在规定的期限内将这笔债券转为股权，若经营无法得到改善，未能完成既定业绩目标，则金融机构可以放弃行权的权利，只获得债券的固定收益。该模式中的可转债是一种期权性质的债，兼具债性和股性双重性质，债券持有人享有在一定条件和时间内将手中持有的标的公司的债券转换为普通股票的公司债券，该持有人对转换股票或不转换股票具有选择权，这种选择权，持有人可以选择行使，也可以不选择行使。在美国，可转债包括可转换为发行公司自身的公司债，也可转换为与发行公司密切相关的其他公司的债。可转债的发行对发行公司有着积极的作用，比如，发行公司可以较低的成本筹集大量长期资金，债券持有人将来可能获得较高的股票溢价，有利于改善公司的财务结构，这种安全性和便捷性，具有长期融资的功能，因此成为世界各国上市公司筹资的重要工具之一。可转债常被视为延缓的股权融资方式。可转债的转换价格是以股票的市场价格为基准确定的，若公司经营不善，股票的市场价格就有可能下跌，可转债的投资收益就会浮动，缺乏稳定性，另外在债券持有人由债权人转换成公司股东，失去了债权人的身份，在公司经营业绩不佳而无股利可供分配时，就无法寻求债权人的保护及优先受偿权。若发行可转债条件中未约定“反稀释条款”，在公司种种原因导致转换价格变动时，可转债持有人的利益会受到更大的损害。若债券持有人转换失败，公司财务陷入困境的时候，可转债对发行公司的资产负债比例有一种“古怪的效应”。因此，在市场化债转股过程中，我们应当充分注意到，可转换公司债券所附加的权利，使得可转换公司债券比普通公司债券的机构复杂得多，风险也大得多。</w:t>
      </w:r>
    </w:p>
    <w:p w14:paraId="11FEDB41" w14:textId="77777777" w:rsidR="00BE38B6" w:rsidRDefault="00000000">
      <w:pPr>
        <w:wordWrap w:val="0"/>
        <w:spacing w:line="360" w:lineRule="auto"/>
        <w:ind w:firstLineChars="142" w:firstLine="341"/>
        <w:rPr>
          <w:rFonts w:ascii="宋体" w:hAnsi="宋体" w:cs="宋体" w:hint="eastAsia"/>
          <w:sz w:val="24"/>
        </w:rPr>
      </w:pPr>
      <w:r>
        <w:rPr>
          <w:rFonts w:ascii="宋体" w:hAnsi="宋体" w:cs="宋体" w:hint="eastAsia"/>
          <w:sz w:val="24"/>
        </w:rPr>
        <w:t>因此根据中钢集团债转股的模式，笔者认为，其在债转股方案中引入了可转债这一方式，而不是纯粹的债权转股权的模式，将来是否转股具有不确定性，这种可转债模式并不能作为真正意义上的市场化债转股模式。另外中钢集团债转股模式中有些细节与目前国务院《意见》的相关规定相冲突，如：中钢集团是在债务危机中实施的债转股，不符合转股企业只是短暂性困难的规定；该模式中银行是作为直接实施机构参与债转股，本轮市场化债转股明确除非特别规定，银行不得直接参与债转股；中钢集团债转股中没有体现社会化募资的规定。严格意义上来说，该模式较特殊，并不是市场化债转股，而是市场化债务重组。</w:t>
      </w:r>
    </w:p>
    <w:p w14:paraId="792E0D93" w14:textId="77777777" w:rsidR="00BE38B6" w:rsidRDefault="00000000">
      <w:pPr>
        <w:wordWrap w:val="0"/>
        <w:spacing w:line="360" w:lineRule="auto"/>
        <w:ind w:firstLineChars="142" w:firstLine="342"/>
        <w:rPr>
          <w:rFonts w:ascii="宋体" w:hAnsi="宋体" w:cs="宋体" w:hint="eastAsia"/>
          <w:b/>
          <w:bCs/>
          <w:sz w:val="24"/>
        </w:rPr>
      </w:pPr>
      <w:r>
        <w:rPr>
          <w:rFonts w:ascii="宋体" w:hAnsi="宋体" w:cs="宋体" w:hint="eastAsia"/>
          <w:b/>
          <w:bCs/>
          <w:sz w:val="24"/>
        </w:rPr>
        <w:lastRenderedPageBreak/>
        <w:t>3.“明股实债”模式</w:t>
      </w:r>
    </w:p>
    <w:p w14:paraId="76CBACBF" w14:textId="77777777" w:rsidR="00BE38B6" w:rsidRDefault="00000000">
      <w:pPr>
        <w:wordWrap w:val="0"/>
        <w:spacing w:line="360" w:lineRule="auto"/>
        <w:ind w:firstLineChars="142" w:firstLine="341"/>
        <w:rPr>
          <w:rFonts w:ascii="宋体" w:hAnsi="宋体" w:hint="eastAsia"/>
          <w:sz w:val="24"/>
        </w:rPr>
      </w:pPr>
      <w:r>
        <w:rPr>
          <w:rFonts w:ascii="宋体" w:hAnsi="宋体" w:hint="eastAsia"/>
          <w:sz w:val="24"/>
        </w:rPr>
        <w:t>案例 3：平煤股份（601666）公告显示，平煤与兴业国际信托等主体共同发起设立合伙企业基金，基金规模 25 亿元，基金通过银行委托贷款，将资金出借给平煤股份，用以补充营运资金及置换部分股权，该种债转股的操作实质是通过设立基金成为了转股企业的股东，另外通过委贷的方式又向转股企业实施了新借款。该基金的管理人及执行事务合伙人均为上海星斗资产管理公司，且星斗公司为平煤股份的子公司，因此该基金项下财务报表需并入平煤股份的财务报表中，而第一步转为股东的那部分股份，同样可能存在隐形的计算资金占用费的形式，名为转股，实为借贷，不符合本次市场化债转股的相关要求，该模式不是市场化债转股行为。综上三个市场化债转股现行操作模式，可以分析得出，无论是通过增股还债模式，还是增债还债模式，还是可转债模式，都可以达到为债务企业还债或投资，可以降低企业负债率和杠杆率，但是笔者认为云锡集团的“增股还债模式”更符合当前市场化债转股的制度，这种模式不仅能缓解企业债务负担困境，同时引入了多元化的参与主体，并且参与主体是真实的进入公司经营管理，能够带来公司结构治理上的冲击和转变，银行机构也能在实施转股过程中，学习到其他社会投行的经营运作管理理念，在促进商业银行内部机制完善有着一定的作用。在经济上行时，实施机构可以作为真实投资，真正进驻企业，待企业缓解了融资压力，恢复正常生产，助力企业蓬勃发展；在经济下行时，实施机构通过引入社会资本，有效降低资金压力，同时多元化的股权结构，有助于企业内部治理机制完善，建立现代化管理体系。因此，笔者认为云锡集团的“增股还债模式”可以作为市场化债转股的操作模式模板，事实上很多实施项目也都在效仿。</w:t>
      </w:r>
    </w:p>
    <w:p w14:paraId="7EAF0E66" w14:textId="77777777" w:rsidR="00BE38B6" w:rsidRDefault="00000000">
      <w:pPr>
        <w:pStyle w:val="1"/>
        <w:wordWrap w:val="0"/>
        <w:spacing w:before="0" w:after="0" w:line="360" w:lineRule="auto"/>
        <w:ind w:firstLineChars="142" w:firstLine="428"/>
        <w:rPr>
          <w:rFonts w:ascii="黑体" w:eastAsia="黑体" w:hAnsi="黑体" w:hint="eastAsia"/>
          <w:sz w:val="30"/>
          <w:szCs w:val="30"/>
        </w:rPr>
      </w:pPr>
      <w:bookmarkStart w:id="26" w:name="_Toc26232"/>
      <w:bookmarkStart w:id="27" w:name="_Toc124154337"/>
      <w:r>
        <w:rPr>
          <w:rFonts w:ascii="黑体" w:eastAsia="黑体" w:hAnsi="黑体" w:hint="eastAsia"/>
          <w:sz w:val="30"/>
          <w:szCs w:val="30"/>
        </w:rPr>
        <w:t>三、</w:t>
      </w:r>
      <w:bookmarkEnd w:id="26"/>
      <w:bookmarkEnd w:id="27"/>
      <w:r>
        <w:rPr>
          <w:rFonts w:ascii="黑体" w:eastAsia="黑体" w:hAnsi="黑体" w:hint="eastAsia"/>
          <w:sz w:val="30"/>
          <w:szCs w:val="30"/>
        </w:rPr>
        <w:t>案例分析</w:t>
      </w:r>
    </w:p>
    <w:p w14:paraId="18F82FE6" w14:textId="467D56E5" w:rsidR="00DE211A" w:rsidRDefault="00DE211A">
      <w:pPr>
        <w:wordWrap w:val="0"/>
        <w:spacing w:line="360" w:lineRule="auto"/>
        <w:ind w:firstLineChars="122" w:firstLine="343"/>
        <w:jc w:val="left"/>
        <w:rPr>
          <w:rFonts w:ascii="黑体" w:eastAsia="黑体" w:hAnsi="黑体" w:cs="宋体" w:hint="eastAsia"/>
          <w:b/>
          <w:bCs/>
          <w:sz w:val="28"/>
          <w:szCs w:val="28"/>
        </w:rPr>
      </w:pPr>
      <w:bookmarkStart w:id="28" w:name="OLE_LINK8"/>
      <w:r>
        <w:rPr>
          <w:rFonts w:ascii="黑体" w:eastAsia="黑体" w:hAnsi="黑体" w:cs="宋体" w:hint="eastAsia"/>
          <w:b/>
          <w:bCs/>
          <w:sz w:val="28"/>
          <w:szCs w:val="28"/>
        </w:rPr>
        <w:t>（一）案例选取</w:t>
      </w:r>
    </w:p>
    <w:p w14:paraId="04523F88" w14:textId="77777777" w:rsidR="00DE211A" w:rsidRPr="00EA5D2C" w:rsidRDefault="00DE211A">
      <w:pPr>
        <w:wordWrap w:val="0"/>
        <w:spacing w:line="360" w:lineRule="auto"/>
        <w:ind w:firstLineChars="122" w:firstLine="293"/>
        <w:jc w:val="left"/>
        <w:rPr>
          <w:ins w:id="29" w:author="Macy Zou" w:date="2026-03-06T21:30:00Z"/>
          <w:rFonts w:ascii="宋体" w:hAnsi="宋体" w:cs="宋体" w:hint="eastAsia"/>
          <w:sz w:val="24"/>
        </w:rPr>
      </w:pPr>
      <w:r w:rsidRPr="00EA5D2C">
        <w:rPr>
          <w:rFonts w:ascii="宋体" w:hAnsi="宋体" w:cs="宋体" w:hint="eastAsia"/>
          <w:sz w:val="24"/>
        </w:rPr>
        <w:t>本研究遵循典型性原则，分别选取央国企:</w:t>
      </w:r>
      <w:bookmarkStart w:id="30" w:name="OLE_LINK3"/>
      <w:r w:rsidRPr="00EA5D2C">
        <w:rPr>
          <w:rFonts w:ascii="宋体" w:hAnsi="宋体" w:cs="宋体" w:hint="eastAsia"/>
          <w:sz w:val="24"/>
        </w:rPr>
        <w:t>上海电力股份有限公司</w:t>
      </w:r>
      <w:bookmarkEnd w:id="30"/>
      <w:r w:rsidRPr="00EA5D2C">
        <w:rPr>
          <w:rFonts w:ascii="宋体" w:hAnsi="宋体" w:cs="宋体" w:hint="eastAsia"/>
          <w:sz w:val="24"/>
        </w:rPr>
        <w:t>以及民营企业：</w:t>
      </w:r>
      <w:bookmarkStart w:id="31" w:name="OLE_LINK1"/>
      <w:r w:rsidRPr="00EA5D2C">
        <w:rPr>
          <w:rFonts w:ascii="宋体" w:hAnsi="宋体" w:cs="宋体" w:hint="eastAsia"/>
          <w:sz w:val="24"/>
        </w:rPr>
        <w:t>维信诺科技股份有限公司</w:t>
      </w:r>
      <w:bookmarkEnd w:id="31"/>
      <w:r w:rsidRPr="00EA5D2C">
        <w:rPr>
          <w:rFonts w:ascii="宋体" w:hAnsi="宋体" w:cs="宋体" w:hint="eastAsia"/>
          <w:sz w:val="24"/>
        </w:rPr>
        <w:t>作为案例研究对象。原因在于三点：一是二者分属不同控股类型，满足本文对于两种企业市场化债转股的研究分析，且二者均为市场化债转股较为成功的企业，具有典型性；二是上海电力股份有限公司与其余大多数央国企一样，在不损失控制权的前提下完成财务优化，而维信诺科技股份有限公司在业务过程中则选择了控制权转让式的操作模式，并采取了一系列创新设计，二者分别在市场化债转股业务当中具有典型性，且二者作为案例有对比性，可以体现二者在市场化债转股的</w:t>
      </w:r>
      <w:r w:rsidRPr="00EA5D2C">
        <w:rPr>
          <w:rFonts w:ascii="宋体" w:hAnsi="宋体" w:cs="宋体" w:hint="eastAsia"/>
          <w:sz w:val="24"/>
        </w:rPr>
        <w:lastRenderedPageBreak/>
        <w:t>异同；三是维信诺科技股份有限公司的案例对于后续民营企业的类似业务开展存在指导意义。</w:t>
      </w:r>
    </w:p>
    <w:p w14:paraId="625C07FD" w14:textId="31AD9693" w:rsidR="00DE211A" w:rsidRDefault="00EA5D2C">
      <w:pPr>
        <w:wordWrap w:val="0"/>
        <w:spacing w:line="360" w:lineRule="auto"/>
        <w:ind w:firstLineChars="122" w:firstLine="343"/>
        <w:jc w:val="left"/>
        <w:rPr>
          <w:ins w:id="32" w:author="Macy Zou" w:date="2026-03-06T21:31:00Z"/>
          <w:rFonts w:ascii="黑体" w:eastAsia="黑体" w:hAnsi="黑体" w:cs="宋体" w:hint="eastAsia"/>
          <w:b/>
          <w:bCs/>
          <w:sz w:val="28"/>
          <w:szCs w:val="28"/>
        </w:rPr>
      </w:pPr>
      <w:r>
        <w:rPr>
          <w:rFonts w:ascii="黑体" w:eastAsia="黑体" w:hAnsi="黑体" w:cs="宋体" w:hint="eastAsia"/>
          <w:b/>
          <w:bCs/>
          <w:sz w:val="28"/>
          <w:szCs w:val="28"/>
        </w:rPr>
        <w:t>（二）具体案例分析</w:t>
      </w:r>
    </w:p>
    <w:p w14:paraId="7FAB6EF7" w14:textId="77777777" w:rsidR="00DE211A" w:rsidRDefault="00DE211A">
      <w:pPr>
        <w:wordWrap w:val="0"/>
        <w:spacing w:line="360" w:lineRule="auto"/>
        <w:ind w:firstLineChars="122" w:firstLine="343"/>
        <w:jc w:val="left"/>
        <w:rPr>
          <w:ins w:id="33" w:author="Macy Zou" w:date="2026-03-06T21:30:00Z"/>
          <w:rFonts w:ascii="黑体" w:eastAsia="黑体" w:hAnsi="黑体" w:cs="宋体" w:hint="eastAsia"/>
          <w:b/>
          <w:bCs/>
          <w:sz w:val="28"/>
          <w:szCs w:val="28"/>
        </w:rPr>
      </w:pPr>
      <w:ins w:id="34" w:author="Macy Zou" w:date="2026-03-06T21:31:00Z">
        <w:r>
          <w:rPr>
            <w:rFonts w:ascii="黑体" w:eastAsia="黑体" w:hAnsi="黑体" w:cs="宋体" w:hint="eastAsia"/>
            <w:b/>
            <w:bCs/>
            <w:sz w:val="28"/>
            <w:szCs w:val="28"/>
          </w:rPr>
          <w:t>看起来至少有三种不同的市场化债转股模式，案例必须涵盖全部。</w:t>
        </w:r>
      </w:ins>
    </w:p>
    <w:p w14:paraId="6ECCF5CF" w14:textId="7EAF4963" w:rsidR="00DE211A" w:rsidRPr="00591751" w:rsidRDefault="00591751" w:rsidP="00591751">
      <w:pPr>
        <w:wordWrap w:val="0"/>
        <w:spacing w:line="360" w:lineRule="auto"/>
        <w:ind w:firstLineChars="322" w:firstLine="776"/>
        <w:jc w:val="left"/>
        <w:rPr>
          <w:rFonts w:ascii="宋体" w:hAnsi="宋体" w:cs="宋体" w:hint="eastAsia"/>
          <w:b/>
          <w:bCs/>
          <w:sz w:val="24"/>
        </w:rPr>
      </w:pPr>
      <w:r w:rsidRPr="00591751">
        <w:rPr>
          <w:rFonts w:ascii="宋体" w:hAnsi="宋体" w:cs="宋体" w:hint="eastAsia"/>
          <w:b/>
          <w:bCs/>
          <w:sz w:val="24"/>
        </w:rPr>
        <w:t>1.</w:t>
      </w:r>
      <w:r w:rsidR="00DE211A" w:rsidRPr="00591751">
        <w:rPr>
          <w:rFonts w:ascii="宋体" w:hAnsi="宋体" w:cs="宋体" w:hint="eastAsia"/>
          <w:b/>
          <w:bCs/>
          <w:sz w:val="24"/>
        </w:rPr>
        <w:t>上海电力股份有限公司</w:t>
      </w:r>
    </w:p>
    <w:bookmarkEnd w:id="28"/>
    <w:p w14:paraId="18FC8BD7" w14:textId="0F5CF41A" w:rsidR="00BE38B6" w:rsidRDefault="00591751">
      <w:pPr>
        <w:wordWrap w:val="0"/>
        <w:spacing w:line="360" w:lineRule="auto"/>
        <w:ind w:firstLineChars="142" w:firstLine="342"/>
        <w:jc w:val="left"/>
        <w:rPr>
          <w:rFonts w:ascii="宋体" w:hAnsi="宋体" w:cs="宋体" w:hint="eastAsia"/>
          <w:b/>
          <w:bCs/>
          <w:sz w:val="24"/>
        </w:rPr>
      </w:pPr>
      <w:r>
        <w:rPr>
          <w:rFonts w:ascii="宋体" w:hAnsi="宋体" w:cs="宋体" w:hint="eastAsia"/>
          <w:b/>
          <w:bCs/>
          <w:sz w:val="24"/>
        </w:rPr>
        <w:t>（1）公司简介</w:t>
      </w:r>
    </w:p>
    <w:p w14:paraId="2B8D6916" w14:textId="77777777" w:rsidR="00BE38B6" w:rsidRDefault="00000000">
      <w:pPr>
        <w:wordWrap w:val="0"/>
        <w:spacing w:line="360" w:lineRule="auto"/>
        <w:ind w:firstLineChars="342" w:firstLine="821"/>
        <w:jc w:val="left"/>
        <w:rPr>
          <w:rFonts w:ascii="宋体" w:hAnsi="宋体" w:cs="宋体" w:hint="eastAsia"/>
          <w:sz w:val="24"/>
        </w:rPr>
      </w:pPr>
      <w:r>
        <w:rPr>
          <w:rFonts w:ascii="宋体" w:hAnsi="宋体" w:cs="宋体" w:hint="eastAsia"/>
          <w:sz w:val="24"/>
        </w:rPr>
        <w:t>上海电力股份有限公司于2003年10月29日在上交所主板A股上市,是一家央企控股的上市公司，公司的控股股东为国家电力投资集团有限公司（持股比例约44.36%-44.49%），最终实际控制人为国务院国有资产监督管理委员会。是一家集火电、风电、光伏、氢能、综合智慧能源、现代能源供应和服务于一体的现代能源企业 。主要产品为电力和热力，维信诺的主营产品收入高度集中于电力，占比超过九成。根据2025上半年审计后的财报数据，具体构成如下：</w:t>
      </w:r>
    </w:p>
    <w:p w14:paraId="6B052A63" w14:textId="77777777" w:rsidR="00BE38B6" w:rsidRDefault="00000000">
      <w:pPr>
        <w:wordWrap w:val="0"/>
        <w:spacing w:line="360" w:lineRule="auto"/>
        <w:ind w:firstLineChars="200" w:firstLine="480"/>
        <w:jc w:val="left"/>
        <w:rPr>
          <w:rFonts w:ascii="宋体" w:hAnsi="宋体" w:cs="宋体" w:hint="eastAsia"/>
          <w:sz w:val="24"/>
        </w:rPr>
      </w:pPr>
      <w:r>
        <w:rPr>
          <w:rFonts w:ascii="宋体" w:hAnsi="宋体" w:cs="宋体" w:hint="eastAsia"/>
          <w:sz w:val="24"/>
        </w:rPr>
        <w:t>电力：绝对的核心主业。2024年营收为396.81亿元，</w:t>
      </w:r>
      <w:bookmarkStart w:id="35" w:name="OLE_LINK13"/>
      <w:r>
        <w:rPr>
          <w:rFonts w:ascii="宋体" w:hAnsi="宋体" w:cs="宋体" w:hint="eastAsia"/>
          <w:sz w:val="24"/>
        </w:rPr>
        <w:t>占总收入的92.86%</w:t>
      </w:r>
      <w:bookmarkEnd w:id="35"/>
      <w:r>
        <w:rPr>
          <w:rFonts w:ascii="宋体" w:hAnsi="宋体" w:cs="宋体" w:hint="eastAsia"/>
          <w:sz w:val="24"/>
        </w:rPr>
        <w:t>；</w:t>
      </w:r>
      <w:bookmarkStart w:id="36" w:name="OLE_LINK14"/>
      <w:r>
        <w:rPr>
          <w:rFonts w:ascii="宋体" w:hAnsi="宋体" w:cs="宋体" w:hint="eastAsia"/>
          <w:sz w:val="24"/>
        </w:rPr>
        <w:t>2025年上半年营收为190.22亿元，占比92.90%。</w:t>
      </w:r>
      <w:bookmarkEnd w:id="36"/>
    </w:p>
    <w:p w14:paraId="4037F70D" w14:textId="77777777" w:rsidR="00BE38B6" w:rsidRDefault="00000000">
      <w:pPr>
        <w:wordWrap w:val="0"/>
        <w:spacing w:line="360" w:lineRule="auto"/>
        <w:ind w:firstLineChars="200" w:firstLine="480"/>
        <w:jc w:val="left"/>
        <w:rPr>
          <w:rFonts w:ascii="宋体" w:hAnsi="宋体" w:cs="宋体" w:hint="eastAsia"/>
          <w:sz w:val="24"/>
        </w:rPr>
      </w:pPr>
      <w:r>
        <w:rPr>
          <w:rFonts w:ascii="宋体" w:hAnsi="宋体" w:cs="宋体" w:hint="eastAsia"/>
          <w:sz w:val="24"/>
        </w:rPr>
        <w:t>热力：占比很小， 2024年营收为22.15亿元，合计占比约5.18%；2025年上半年营收为11.23亿元，占比5.49%。</w:t>
      </w:r>
    </w:p>
    <w:p w14:paraId="3E0D7488" w14:textId="188764D5" w:rsidR="00BE38B6" w:rsidRDefault="00000000">
      <w:pPr>
        <w:wordWrap w:val="0"/>
        <w:spacing w:line="360" w:lineRule="auto"/>
        <w:ind w:firstLineChars="200" w:firstLine="480"/>
        <w:jc w:val="left"/>
        <w:rPr>
          <w:rFonts w:ascii="宋体" w:hAnsi="宋体" w:cs="宋体" w:hint="eastAsia"/>
          <w:sz w:val="24"/>
        </w:rPr>
      </w:pPr>
      <w:r>
        <w:rPr>
          <w:rFonts w:ascii="宋体" w:hAnsi="宋体" w:hint="eastAsia"/>
          <w:sz w:val="24"/>
        </w:rPr>
        <w:t>2022-2024上半年上海电力主营产品收入占比情况如下图所示：</w:t>
      </w:r>
      <w:r w:rsidR="0086071C">
        <w:rPr>
          <w:rFonts w:ascii="宋体" w:hAnsi="宋体" w:cs="宋体" w:hint="eastAsia"/>
          <w:sz w:val="24"/>
        </w:rPr>
        <w:t xml:space="preserve"> </w:t>
      </w:r>
    </w:p>
    <w:p w14:paraId="3FE21D0C" w14:textId="55DA3643" w:rsidR="0086071C" w:rsidRPr="00EF3125" w:rsidRDefault="0086071C" w:rsidP="0086071C">
      <w:pPr>
        <w:wordWrap w:val="0"/>
        <w:spacing w:line="360" w:lineRule="auto"/>
        <w:ind w:firstLineChars="142" w:firstLine="298"/>
        <w:jc w:val="center"/>
        <w:rPr>
          <w:rFonts w:ascii="黑体" w:eastAsia="黑体" w:hAnsi="黑体" w:hint="eastAsia"/>
          <w:szCs w:val="21"/>
        </w:rPr>
      </w:pPr>
      <w:r w:rsidRPr="00EF3125">
        <w:rPr>
          <w:rFonts w:ascii="黑体" w:eastAsia="黑体" w:hAnsi="黑体" w:hint="eastAsia"/>
          <w:szCs w:val="21"/>
        </w:rPr>
        <w:t>表一 2022-2024上半年上海电力主营产品收入占比情况</w:t>
      </w:r>
    </w:p>
    <w:tbl>
      <w:tblPr>
        <w:tblW w:w="8141" w:type="dxa"/>
        <w:jc w:val="center"/>
        <w:tblBorders>
          <w:top w:val="single" w:sz="18" w:space="0" w:color="auto"/>
          <w:bottom w:val="single" w:sz="18" w:space="0" w:color="auto"/>
          <w:insideH w:val="single" w:sz="4" w:space="0" w:color="auto"/>
          <w:insideV w:val="single" w:sz="4" w:space="0" w:color="auto"/>
        </w:tblBorders>
        <w:tblLook w:val="04A0" w:firstRow="1" w:lastRow="0" w:firstColumn="1" w:lastColumn="0" w:noHBand="0" w:noVBand="1"/>
      </w:tblPr>
      <w:tblGrid>
        <w:gridCol w:w="2045"/>
        <w:gridCol w:w="2102"/>
        <w:gridCol w:w="1867"/>
        <w:gridCol w:w="2127"/>
      </w:tblGrid>
      <w:tr w:rsidR="0086071C" w:rsidRPr="0086071C" w14:paraId="07108094" w14:textId="77777777" w:rsidTr="00EF3125">
        <w:trPr>
          <w:trHeight w:val="276"/>
          <w:jc w:val="center"/>
        </w:trPr>
        <w:tc>
          <w:tcPr>
            <w:tcW w:w="2045" w:type="dxa"/>
            <w:noWrap/>
            <w:vAlign w:val="bottom"/>
            <w:hideMark/>
          </w:tcPr>
          <w:p w14:paraId="57C7B6B8" w14:textId="77777777" w:rsidR="0086071C" w:rsidRPr="0086071C" w:rsidRDefault="0086071C" w:rsidP="0086071C">
            <w:pPr>
              <w:wordWrap w:val="0"/>
              <w:spacing w:line="360" w:lineRule="auto"/>
              <w:ind w:firstLineChars="142" w:firstLine="341"/>
              <w:jc w:val="center"/>
              <w:rPr>
                <w:rFonts w:ascii="宋体" w:hAnsi="宋体" w:cs="宋体" w:hint="eastAsia"/>
                <w:sz w:val="24"/>
              </w:rPr>
            </w:pPr>
            <w:r w:rsidRPr="0086071C">
              <w:rPr>
                <w:rFonts w:ascii="宋体" w:hAnsi="宋体" w:cs="宋体" w:hint="eastAsia"/>
                <w:sz w:val="24"/>
              </w:rPr>
              <w:t>报告利润</w:t>
            </w:r>
          </w:p>
        </w:tc>
        <w:tc>
          <w:tcPr>
            <w:tcW w:w="2102" w:type="dxa"/>
            <w:noWrap/>
            <w:vAlign w:val="bottom"/>
            <w:hideMark/>
          </w:tcPr>
          <w:p w14:paraId="23B99F37" w14:textId="77777777" w:rsidR="0086071C" w:rsidRPr="0086071C" w:rsidRDefault="0086071C" w:rsidP="0086071C">
            <w:pPr>
              <w:wordWrap w:val="0"/>
              <w:spacing w:line="360" w:lineRule="auto"/>
              <w:ind w:firstLineChars="142" w:firstLine="341"/>
              <w:jc w:val="center"/>
              <w:rPr>
                <w:rFonts w:ascii="宋体" w:hAnsi="宋体" w:cs="宋体" w:hint="eastAsia"/>
                <w:sz w:val="24"/>
              </w:rPr>
            </w:pPr>
            <w:r w:rsidRPr="0086071C">
              <w:rPr>
                <w:rFonts w:ascii="宋体" w:hAnsi="宋体" w:cs="宋体" w:hint="eastAsia"/>
                <w:sz w:val="24"/>
              </w:rPr>
              <w:t>主营业务分类</w:t>
            </w:r>
          </w:p>
        </w:tc>
        <w:tc>
          <w:tcPr>
            <w:tcW w:w="1867" w:type="dxa"/>
            <w:noWrap/>
            <w:vAlign w:val="bottom"/>
            <w:hideMark/>
          </w:tcPr>
          <w:p w14:paraId="231DC9D0" w14:textId="77777777" w:rsidR="0086071C" w:rsidRPr="0086071C" w:rsidRDefault="0086071C" w:rsidP="0086071C">
            <w:pPr>
              <w:wordWrap w:val="0"/>
              <w:spacing w:line="360" w:lineRule="auto"/>
              <w:ind w:firstLineChars="142" w:firstLine="341"/>
              <w:jc w:val="center"/>
              <w:rPr>
                <w:rFonts w:ascii="宋体" w:hAnsi="宋体" w:cs="宋体" w:hint="eastAsia"/>
                <w:sz w:val="24"/>
              </w:rPr>
            </w:pPr>
            <w:r w:rsidRPr="0086071C">
              <w:rPr>
                <w:rFonts w:ascii="宋体" w:hAnsi="宋体" w:cs="宋体" w:hint="eastAsia"/>
                <w:sz w:val="24"/>
              </w:rPr>
              <w:t>收入（亿元）</w:t>
            </w:r>
          </w:p>
        </w:tc>
        <w:tc>
          <w:tcPr>
            <w:tcW w:w="2127" w:type="dxa"/>
            <w:noWrap/>
            <w:vAlign w:val="bottom"/>
            <w:hideMark/>
          </w:tcPr>
          <w:p w14:paraId="48D3F951" w14:textId="77777777" w:rsidR="0086071C" w:rsidRPr="0086071C" w:rsidRDefault="0086071C" w:rsidP="0086071C">
            <w:pPr>
              <w:wordWrap w:val="0"/>
              <w:spacing w:line="360" w:lineRule="auto"/>
              <w:ind w:firstLineChars="142" w:firstLine="341"/>
              <w:jc w:val="center"/>
              <w:rPr>
                <w:rFonts w:ascii="宋体" w:hAnsi="宋体" w:cs="宋体" w:hint="eastAsia"/>
                <w:sz w:val="24"/>
              </w:rPr>
            </w:pPr>
            <w:r w:rsidRPr="0086071C">
              <w:rPr>
                <w:rFonts w:ascii="宋体" w:hAnsi="宋体" w:cs="宋体" w:hint="eastAsia"/>
                <w:sz w:val="24"/>
              </w:rPr>
              <w:t>占总收入比重</w:t>
            </w:r>
          </w:p>
        </w:tc>
      </w:tr>
      <w:tr w:rsidR="0086071C" w:rsidRPr="0086071C" w14:paraId="6E039916" w14:textId="77777777" w:rsidTr="00EF3125">
        <w:trPr>
          <w:trHeight w:val="276"/>
          <w:jc w:val="center"/>
        </w:trPr>
        <w:tc>
          <w:tcPr>
            <w:tcW w:w="2045" w:type="dxa"/>
            <w:vMerge w:val="restart"/>
            <w:noWrap/>
            <w:hideMark/>
          </w:tcPr>
          <w:p w14:paraId="1F2173AD" w14:textId="77777777" w:rsidR="0086071C" w:rsidRPr="0086071C" w:rsidRDefault="0086071C" w:rsidP="0086071C">
            <w:pPr>
              <w:wordWrap w:val="0"/>
              <w:spacing w:line="360" w:lineRule="auto"/>
              <w:ind w:firstLineChars="142" w:firstLine="341"/>
              <w:jc w:val="center"/>
              <w:rPr>
                <w:rFonts w:ascii="宋体" w:hAnsi="宋体" w:cs="宋体" w:hint="eastAsia"/>
                <w:sz w:val="24"/>
              </w:rPr>
            </w:pPr>
            <w:r w:rsidRPr="0086071C">
              <w:rPr>
                <w:rFonts w:ascii="宋体" w:hAnsi="宋体" w:cs="宋体" w:hint="eastAsia"/>
                <w:sz w:val="24"/>
              </w:rPr>
              <w:t>2024上半年</w:t>
            </w:r>
          </w:p>
        </w:tc>
        <w:tc>
          <w:tcPr>
            <w:tcW w:w="2102" w:type="dxa"/>
            <w:noWrap/>
            <w:vAlign w:val="bottom"/>
            <w:hideMark/>
          </w:tcPr>
          <w:p w14:paraId="615F7961" w14:textId="77777777" w:rsidR="0086071C" w:rsidRPr="0086071C" w:rsidRDefault="0086071C" w:rsidP="0086071C">
            <w:pPr>
              <w:wordWrap w:val="0"/>
              <w:spacing w:line="360" w:lineRule="auto"/>
              <w:ind w:firstLineChars="142" w:firstLine="341"/>
              <w:jc w:val="center"/>
              <w:rPr>
                <w:rFonts w:ascii="宋体" w:hAnsi="宋体" w:cs="宋体" w:hint="eastAsia"/>
                <w:sz w:val="24"/>
              </w:rPr>
            </w:pPr>
            <w:r w:rsidRPr="0086071C">
              <w:rPr>
                <w:rFonts w:ascii="宋体" w:hAnsi="宋体" w:cs="宋体" w:hint="eastAsia"/>
                <w:sz w:val="24"/>
              </w:rPr>
              <w:t>电力、热力</w:t>
            </w:r>
          </w:p>
        </w:tc>
        <w:tc>
          <w:tcPr>
            <w:tcW w:w="1867" w:type="dxa"/>
            <w:noWrap/>
            <w:vAlign w:val="bottom"/>
            <w:hideMark/>
          </w:tcPr>
          <w:p w14:paraId="26C06DA9" w14:textId="77777777" w:rsidR="0086071C" w:rsidRPr="0086071C" w:rsidRDefault="0086071C" w:rsidP="0086071C">
            <w:pPr>
              <w:wordWrap w:val="0"/>
              <w:spacing w:line="360" w:lineRule="auto"/>
              <w:ind w:firstLineChars="142" w:firstLine="341"/>
              <w:jc w:val="center"/>
              <w:rPr>
                <w:rFonts w:ascii="宋体" w:hAnsi="宋体" w:cs="宋体" w:hint="eastAsia"/>
                <w:sz w:val="24"/>
              </w:rPr>
            </w:pPr>
            <w:r w:rsidRPr="0086071C">
              <w:rPr>
                <w:rFonts w:ascii="宋体" w:hAnsi="宋体" w:cs="宋体" w:hint="eastAsia"/>
                <w:sz w:val="24"/>
              </w:rPr>
              <w:t xml:space="preserve">199.13 </w:t>
            </w:r>
          </w:p>
        </w:tc>
        <w:tc>
          <w:tcPr>
            <w:tcW w:w="2127" w:type="dxa"/>
            <w:noWrap/>
            <w:vAlign w:val="bottom"/>
            <w:hideMark/>
          </w:tcPr>
          <w:p w14:paraId="3F3BA3B1" w14:textId="77777777" w:rsidR="0086071C" w:rsidRPr="0086071C" w:rsidRDefault="0086071C" w:rsidP="0086071C">
            <w:pPr>
              <w:wordWrap w:val="0"/>
              <w:spacing w:line="360" w:lineRule="auto"/>
              <w:ind w:firstLineChars="142" w:firstLine="341"/>
              <w:jc w:val="center"/>
              <w:rPr>
                <w:rFonts w:ascii="宋体" w:hAnsi="宋体" w:cs="宋体" w:hint="eastAsia"/>
                <w:sz w:val="24"/>
              </w:rPr>
            </w:pPr>
            <w:r w:rsidRPr="0086071C">
              <w:rPr>
                <w:rFonts w:ascii="宋体" w:hAnsi="宋体" w:cs="宋体" w:hint="eastAsia"/>
                <w:sz w:val="24"/>
              </w:rPr>
              <w:t xml:space="preserve">1.00 </w:t>
            </w:r>
          </w:p>
        </w:tc>
      </w:tr>
      <w:tr w:rsidR="0086071C" w:rsidRPr="0086071C" w14:paraId="12881CE7" w14:textId="77777777" w:rsidTr="00EF3125">
        <w:trPr>
          <w:trHeight w:val="276"/>
          <w:jc w:val="center"/>
        </w:trPr>
        <w:tc>
          <w:tcPr>
            <w:tcW w:w="2045" w:type="dxa"/>
            <w:vMerge/>
            <w:vAlign w:val="center"/>
            <w:hideMark/>
          </w:tcPr>
          <w:p w14:paraId="1B14CE64" w14:textId="77777777" w:rsidR="0086071C" w:rsidRPr="0086071C" w:rsidRDefault="0086071C" w:rsidP="0086071C">
            <w:pPr>
              <w:wordWrap w:val="0"/>
              <w:spacing w:line="360" w:lineRule="auto"/>
              <w:ind w:firstLineChars="142" w:firstLine="341"/>
              <w:jc w:val="center"/>
              <w:rPr>
                <w:rFonts w:ascii="宋体" w:hAnsi="宋体" w:cs="宋体" w:hint="eastAsia"/>
                <w:sz w:val="24"/>
              </w:rPr>
            </w:pPr>
          </w:p>
        </w:tc>
        <w:tc>
          <w:tcPr>
            <w:tcW w:w="2102" w:type="dxa"/>
            <w:noWrap/>
            <w:vAlign w:val="bottom"/>
            <w:hideMark/>
          </w:tcPr>
          <w:p w14:paraId="083E8D4D" w14:textId="77777777" w:rsidR="0086071C" w:rsidRPr="0086071C" w:rsidRDefault="0086071C" w:rsidP="0086071C">
            <w:pPr>
              <w:wordWrap w:val="0"/>
              <w:spacing w:line="360" w:lineRule="auto"/>
              <w:ind w:firstLineChars="142" w:firstLine="341"/>
              <w:jc w:val="center"/>
              <w:rPr>
                <w:rFonts w:ascii="宋体" w:hAnsi="宋体" w:cs="宋体" w:hint="eastAsia"/>
                <w:sz w:val="24"/>
              </w:rPr>
            </w:pPr>
            <w:r w:rsidRPr="0086071C">
              <w:rPr>
                <w:rFonts w:ascii="宋体" w:hAnsi="宋体" w:cs="宋体" w:hint="eastAsia"/>
                <w:sz w:val="24"/>
              </w:rPr>
              <w:t>其他业务</w:t>
            </w:r>
          </w:p>
        </w:tc>
        <w:tc>
          <w:tcPr>
            <w:tcW w:w="1867" w:type="dxa"/>
            <w:noWrap/>
            <w:vAlign w:val="bottom"/>
            <w:hideMark/>
          </w:tcPr>
          <w:p w14:paraId="62BF7493" w14:textId="77777777" w:rsidR="0086071C" w:rsidRPr="0086071C" w:rsidRDefault="0086071C" w:rsidP="0086071C">
            <w:pPr>
              <w:wordWrap w:val="0"/>
              <w:spacing w:line="360" w:lineRule="auto"/>
              <w:ind w:firstLineChars="142" w:firstLine="341"/>
              <w:jc w:val="center"/>
              <w:rPr>
                <w:rFonts w:ascii="宋体" w:hAnsi="宋体" w:cs="宋体" w:hint="eastAsia"/>
                <w:sz w:val="24"/>
              </w:rPr>
            </w:pPr>
            <w:r w:rsidRPr="0086071C">
              <w:rPr>
                <w:rFonts w:ascii="宋体" w:hAnsi="宋体" w:cs="宋体" w:hint="eastAsia"/>
                <w:sz w:val="24"/>
              </w:rPr>
              <w:t xml:space="preserve">0.63 </w:t>
            </w:r>
          </w:p>
        </w:tc>
        <w:tc>
          <w:tcPr>
            <w:tcW w:w="2127" w:type="dxa"/>
            <w:noWrap/>
            <w:vAlign w:val="bottom"/>
            <w:hideMark/>
          </w:tcPr>
          <w:p w14:paraId="65E80EAE" w14:textId="77777777" w:rsidR="0086071C" w:rsidRPr="0086071C" w:rsidRDefault="0086071C" w:rsidP="0086071C">
            <w:pPr>
              <w:wordWrap w:val="0"/>
              <w:spacing w:line="360" w:lineRule="auto"/>
              <w:ind w:firstLineChars="142" w:firstLine="341"/>
              <w:jc w:val="center"/>
              <w:rPr>
                <w:rFonts w:ascii="宋体" w:hAnsi="宋体" w:cs="宋体" w:hint="eastAsia"/>
                <w:sz w:val="24"/>
              </w:rPr>
            </w:pPr>
            <w:r w:rsidRPr="0086071C">
              <w:rPr>
                <w:rFonts w:ascii="宋体" w:hAnsi="宋体" w:cs="宋体" w:hint="eastAsia"/>
                <w:sz w:val="24"/>
              </w:rPr>
              <w:t xml:space="preserve">0.00 </w:t>
            </w:r>
          </w:p>
        </w:tc>
      </w:tr>
      <w:tr w:rsidR="0086071C" w:rsidRPr="0086071C" w14:paraId="592D5EA2" w14:textId="77777777" w:rsidTr="00EF3125">
        <w:trPr>
          <w:trHeight w:val="276"/>
          <w:jc w:val="center"/>
        </w:trPr>
        <w:tc>
          <w:tcPr>
            <w:tcW w:w="2045" w:type="dxa"/>
            <w:vMerge/>
            <w:vAlign w:val="center"/>
            <w:hideMark/>
          </w:tcPr>
          <w:p w14:paraId="0AC98EC8" w14:textId="77777777" w:rsidR="0086071C" w:rsidRPr="0086071C" w:rsidRDefault="0086071C" w:rsidP="0086071C">
            <w:pPr>
              <w:wordWrap w:val="0"/>
              <w:spacing w:line="360" w:lineRule="auto"/>
              <w:ind w:firstLineChars="142" w:firstLine="341"/>
              <w:jc w:val="center"/>
              <w:rPr>
                <w:rFonts w:ascii="宋体" w:hAnsi="宋体" w:cs="宋体" w:hint="eastAsia"/>
                <w:sz w:val="24"/>
              </w:rPr>
            </w:pPr>
          </w:p>
        </w:tc>
        <w:tc>
          <w:tcPr>
            <w:tcW w:w="2102" w:type="dxa"/>
            <w:noWrap/>
            <w:vAlign w:val="bottom"/>
            <w:hideMark/>
          </w:tcPr>
          <w:p w14:paraId="71773F5B" w14:textId="77777777" w:rsidR="0086071C" w:rsidRPr="0086071C" w:rsidRDefault="0086071C" w:rsidP="0086071C">
            <w:pPr>
              <w:wordWrap w:val="0"/>
              <w:spacing w:line="360" w:lineRule="auto"/>
              <w:ind w:firstLineChars="142" w:firstLine="341"/>
              <w:jc w:val="center"/>
              <w:rPr>
                <w:rFonts w:ascii="宋体" w:hAnsi="宋体" w:cs="宋体" w:hint="eastAsia"/>
                <w:sz w:val="24"/>
              </w:rPr>
            </w:pPr>
            <w:r w:rsidRPr="0086071C">
              <w:rPr>
                <w:rFonts w:ascii="宋体" w:hAnsi="宋体" w:cs="宋体" w:hint="eastAsia"/>
                <w:sz w:val="24"/>
              </w:rPr>
              <w:t>合计</w:t>
            </w:r>
          </w:p>
        </w:tc>
        <w:tc>
          <w:tcPr>
            <w:tcW w:w="1867" w:type="dxa"/>
            <w:noWrap/>
            <w:vAlign w:val="bottom"/>
            <w:hideMark/>
          </w:tcPr>
          <w:p w14:paraId="06C688D0" w14:textId="77777777" w:rsidR="0086071C" w:rsidRPr="0086071C" w:rsidRDefault="0086071C" w:rsidP="0086071C">
            <w:pPr>
              <w:wordWrap w:val="0"/>
              <w:spacing w:line="360" w:lineRule="auto"/>
              <w:ind w:firstLineChars="142" w:firstLine="341"/>
              <w:jc w:val="center"/>
              <w:rPr>
                <w:rFonts w:ascii="宋体" w:hAnsi="宋体" w:cs="宋体" w:hint="eastAsia"/>
                <w:sz w:val="24"/>
              </w:rPr>
            </w:pPr>
            <w:r w:rsidRPr="0086071C">
              <w:rPr>
                <w:rFonts w:ascii="宋体" w:hAnsi="宋体" w:cs="宋体" w:hint="eastAsia"/>
                <w:sz w:val="24"/>
              </w:rPr>
              <w:t xml:space="preserve">199.76 </w:t>
            </w:r>
          </w:p>
        </w:tc>
        <w:tc>
          <w:tcPr>
            <w:tcW w:w="2127" w:type="dxa"/>
            <w:noWrap/>
            <w:vAlign w:val="bottom"/>
            <w:hideMark/>
          </w:tcPr>
          <w:p w14:paraId="097B45B1" w14:textId="77777777" w:rsidR="0086071C" w:rsidRPr="0086071C" w:rsidRDefault="0086071C" w:rsidP="0086071C">
            <w:pPr>
              <w:wordWrap w:val="0"/>
              <w:spacing w:line="360" w:lineRule="auto"/>
              <w:ind w:firstLineChars="142" w:firstLine="341"/>
              <w:jc w:val="center"/>
              <w:rPr>
                <w:rFonts w:ascii="宋体" w:hAnsi="宋体" w:cs="宋体" w:hint="eastAsia"/>
                <w:sz w:val="24"/>
              </w:rPr>
            </w:pPr>
            <w:r w:rsidRPr="0086071C">
              <w:rPr>
                <w:rFonts w:ascii="宋体" w:hAnsi="宋体" w:cs="宋体" w:hint="eastAsia"/>
                <w:sz w:val="24"/>
              </w:rPr>
              <w:t xml:space="preserve">1.00 </w:t>
            </w:r>
          </w:p>
        </w:tc>
      </w:tr>
      <w:tr w:rsidR="0086071C" w:rsidRPr="0086071C" w14:paraId="7B519570" w14:textId="77777777" w:rsidTr="00EF3125">
        <w:trPr>
          <w:trHeight w:val="276"/>
          <w:jc w:val="center"/>
        </w:trPr>
        <w:tc>
          <w:tcPr>
            <w:tcW w:w="2045" w:type="dxa"/>
            <w:vMerge w:val="restart"/>
            <w:noWrap/>
            <w:hideMark/>
          </w:tcPr>
          <w:p w14:paraId="3C9443B2" w14:textId="77777777" w:rsidR="0086071C" w:rsidRPr="0086071C" w:rsidRDefault="0086071C" w:rsidP="0086071C">
            <w:pPr>
              <w:wordWrap w:val="0"/>
              <w:spacing w:line="360" w:lineRule="auto"/>
              <w:ind w:firstLineChars="142" w:firstLine="341"/>
              <w:jc w:val="center"/>
              <w:rPr>
                <w:rFonts w:ascii="宋体" w:hAnsi="宋体" w:cs="宋体" w:hint="eastAsia"/>
                <w:sz w:val="24"/>
              </w:rPr>
            </w:pPr>
            <w:r w:rsidRPr="0086071C">
              <w:rPr>
                <w:rFonts w:ascii="宋体" w:hAnsi="宋体" w:cs="宋体" w:hint="eastAsia"/>
                <w:sz w:val="24"/>
              </w:rPr>
              <w:t>2023年度</w:t>
            </w:r>
          </w:p>
        </w:tc>
        <w:tc>
          <w:tcPr>
            <w:tcW w:w="2102" w:type="dxa"/>
            <w:noWrap/>
            <w:vAlign w:val="bottom"/>
            <w:hideMark/>
          </w:tcPr>
          <w:p w14:paraId="1EF5CB26" w14:textId="77777777" w:rsidR="0086071C" w:rsidRPr="0086071C" w:rsidRDefault="0086071C" w:rsidP="0086071C">
            <w:pPr>
              <w:wordWrap w:val="0"/>
              <w:spacing w:line="360" w:lineRule="auto"/>
              <w:ind w:firstLineChars="142" w:firstLine="341"/>
              <w:jc w:val="center"/>
              <w:rPr>
                <w:rFonts w:ascii="宋体" w:hAnsi="宋体" w:cs="宋体" w:hint="eastAsia"/>
                <w:sz w:val="24"/>
              </w:rPr>
            </w:pPr>
            <w:r w:rsidRPr="0086071C">
              <w:rPr>
                <w:rFonts w:ascii="宋体" w:hAnsi="宋体" w:cs="宋体" w:hint="eastAsia"/>
                <w:sz w:val="24"/>
              </w:rPr>
              <w:t>电力、热力</w:t>
            </w:r>
          </w:p>
        </w:tc>
        <w:tc>
          <w:tcPr>
            <w:tcW w:w="1867" w:type="dxa"/>
            <w:noWrap/>
            <w:vAlign w:val="bottom"/>
            <w:hideMark/>
          </w:tcPr>
          <w:p w14:paraId="567F2F38" w14:textId="77777777" w:rsidR="0086071C" w:rsidRPr="0086071C" w:rsidRDefault="0086071C" w:rsidP="0086071C">
            <w:pPr>
              <w:wordWrap w:val="0"/>
              <w:spacing w:line="360" w:lineRule="auto"/>
              <w:ind w:firstLineChars="142" w:firstLine="341"/>
              <w:jc w:val="center"/>
              <w:rPr>
                <w:rFonts w:ascii="宋体" w:hAnsi="宋体" w:cs="宋体" w:hint="eastAsia"/>
                <w:sz w:val="24"/>
              </w:rPr>
            </w:pPr>
            <w:r w:rsidRPr="0086071C">
              <w:rPr>
                <w:rFonts w:ascii="宋体" w:hAnsi="宋体" w:cs="宋体" w:hint="eastAsia"/>
                <w:sz w:val="24"/>
              </w:rPr>
              <w:t xml:space="preserve">402.00 </w:t>
            </w:r>
          </w:p>
        </w:tc>
        <w:tc>
          <w:tcPr>
            <w:tcW w:w="2127" w:type="dxa"/>
            <w:noWrap/>
            <w:vAlign w:val="bottom"/>
            <w:hideMark/>
          </w:tcPr>
          <w:p w14:paraId="68435CF2" w14:textId="77777777" w:rsidR="0086071C" w:rsidRPr="0086071C" w:rsidRDefault="0086071C" w:rsidP="0086071C">
            <w:pPr>
              <w:wordWrap w:val="0"/>
              <w:spacing w:line="360" w:lineRule="auto"/>
              <w:ind w:firstLineChars="142" w:firstLine="341"/>
              <w:jc w:val="center"/>
              <w:rPr>
                <w:rFonts w:ascii="宋体" w:hAnsi="宋体" w:cs="宋体" w:hint="eastAsia"/>
                <w:sz w:val="24"/>
              </w:rPr>
            </w:pPr>
            <w:r w:rsidRPr="0086071C">
              <w:rPr>
                <w:rFonts w:ascii="宋体" w:hAnsi="宋体" w:cs="宋体" w:hint="eastAsia"/>
                <w:sz w:val="24"/>
              </w:rPr>
              <w:t xml:space="preserve">0.99 </w:t>
            </w:r>
          </w:p>
        </w:tc>
      </w:tr>
      <w:tr w:rsidR="0086071C" w:rsidRPr="0086071C" w14:paraId="30199E7E" w14:textId="77777777" w:rsidTr="00EF3125">
        <w:trPr>
          <w:trHeight w:val="276"/>
          <w:jc w:val="center"/>
        </w:trPr>
        <w:tc>
          <w:tcPr>
            <w:tcW w:w="2045" w:type="dxa"/>
            <w:vMerge/>
            <w:vAlign w:val="center"/>
            <w:hideMark/>
          </w:tcPr>
          <w:p w14:paraId="03DEEE9D" w14:textId="77777777" w:rsidR="0086071C" w:rsidRPr="0086071C" w:rsidRDefault="0086071C" w:rsidP="0086071C">
            <w:pPr>
              <w:wordWrap w:val="0"/>
              <w:spacing w:line="360" w:lineRule="auto"/>
              <w:ind w:firstLineChars="142" w:firstLine="341"/>
              <w:jc w:val="center"/>
              <w:rPr>
                <w:rFonts w:ascii="宋体" w:hAnsi="宋体" w:cs="宋体" w:hint="eastAsia"/>
                <w:sz w:val="24"/>
              </w:rPr>
            </w:pPr>
          </w:p>
        </w:tc>
        <w:tc>
          <w:tcPr>
            <w:tcW w:w="2102" w:type="dxa"/>
            <w:noWrap/>
            <w:vAlign w:val="bottom"/>
            <w:hideMark/>
          </w:tcPr>
          <w:p w14:paraId="1A74B981" w14:textId="77777777" w:rsidR="0086071C" w:rsidRPr="0086071C" w:rsidRDefault="0086071C" w:rsidP="0086071C">
            <w:pPr>
              <w:wordWrap w:val="0"/>
              <w:spacing w:line="360" w:lineRule="auto"/>
              <w:ind w:firstLineChars="142" w:firstLine="341"/>
              <w:jc w:val="center"/>
              <w:rPr>
                <w:rFonts w:ascii="宋体" w:hAnsi="宋体" w:cs="宋体" w:hint="eastAsia"/>
                <w:sz w:val="24"/>
              </w:rPr>
            </w:pPr>
            <w:r w:rsidRPr="0086071C">
              <w:rPr>
                <w:rFonts w:ascii="宋体" w:hAnsi="宋体" w:cs="宋体" w:hint="eastAsia"/>
                <w:sz w:val="24"/>
              </w:rPr>
              <w:t>其他业务</w:t>
            </w:r>
          </w:p>
        </w:tc>
        <w:tc>
          <w:tcPr>
            <w:tcW w:w="1867" w:type="dxa"/>
            <w:noWrap/>
            <w:vAlign w:val="bottom"/>
            <w:hideMark/>
          </w:tcPr>
          <w:p w14:paraId="0AFD53BF" w14:textId="77777777" w:rsidR="0086071C" w:rsidRPr="0086071C" w:rsidRDefault="0086071C" w:rsidP="0086071C">
            <w:pPr>
              <w:wordWrap w:val="0"/>
              <w:spacing w:line="360" w:lineRule="auto"/>
              <w:ind w:firstLineChars="142" w:firstLine="341"/>
              <w:jc w:val="center"/>
              <w:rPr>
                <w:rFonts w:ascii="宋体" w:hAnsi="宋体" w:cs="宋体" w:hint="eastAsia"/>
                <w:sz w:val="24"/>
              </w:rPr>
            </w:pPr>
            <w:r w:rsidRPr="0086071C">
              <w:rPr>
                <w:rFonts w:ascii="宋体" w:hAnsi="宋体" w:cs="宋体" w:hint="eastAsia"/>
                <w:sz w:val="24"/>
              </w:rPr>
              <w:t xml:space="preserve">1.98 </w:t>
            </w:r>
          </w:p>
        </w:tc>
        <w:tc>
          <w:tcPr>
            <w:tcW w:w="2127" w:type="dxa"/>
            <w:noWrap/>
            <w:vAlign w:val="bottom"/>
            <w:hideMark/>
          </w:tcPr>
          <w:p w14:paraId="33827D9C" w14:textId="77777777" w:rsidR="0086071C" w:rsidRPr="0086071C" w:rsidRDefault="0086071C" w:rsidP="0086071C">
            <w:pPr>
              <w:wordWrap w:val="0"/>
              <w:spacing w:line="360" w:lineRule="auto"/>
              <w:ind w:firstLineChars="142" w:firstLine="341"/>
              <w:jc w:val="center"/>
              <w:rPr>
                <w:rFonts w:ascii="宋体" w:hAnsi="宋体" w:cs="宋体" w:hint="eastAsia"/>
                <w:sz w:val="24"/>
              </w:rPr>
            </w:pPr>
            <w:r w:rsidRPr="0086071C">
              <w:rPr>
                <w:rFonts w:ascii="宋体" w:hAnsi="宋体" w:cs="宋体" w:hint="eastAsia"/>
                <w:sz w:val="24"/>
              </w:rPr>
              <w:t xml:space="preserve">0.00 </w:t>
            </w:r>
          </w:p>
        </w:tc>
      </w:tr>
      <w:tr w:rsidR="0086071C" w:rsidRPr="0086071C" w14:paraId="2C73068D" w14:textId="77777777" w:rsidTr="00EF3125">
        <w:trPr>
          <w:trHeight w:val="276"/>
          <w:jc w:val="center"/>
        </w:trPr>
        <w:tc>
          <w:tcPr>
            <w:tcW w:w="2045" w:type="dxa"/>
            <w:vMerge/>
            <w:vAlign w:val="center"/>
            <w:hideMark/>
          </w:tcPr>
          <w:p w14:paraId="61E212ED" w14:textId="77777777" w:rsidR="0086071C" w:rsidRPr="0086071C" w:rsidRDefault="0086071C" w:rsidP="0086071C">
            <w:pPr>
              <w:wordWrap w:val="0"/>
              <w:spacing w:line="360" w:lineRule="auto"/>
              <w:ind w:firstLineChars="142" w:firstLine="341"/>
              <w:jc w:val="center"/>
              <w:rPr>
                <w:rFonts w:ascii="宋体" w:hAnsi="宋体" w:cs="宋体" w:hint="eastAsia"/>
                <w:sz w:val="24"/>
              </w:rPr>
            </w:pPr>
          </w:p>
        </w:tc>
        <w:tc>
          <w:tcPr>
            <w:tcW w:w="2102" w:type="dxa"/>
            <w:noWrap/>
            <w:vAlign w:val="bottom"/>
            <w:hideMark/>
          </w:tcPr>
          <w:p w14:paraId="38FCEF0E" w14:textId="77777777" w:rsidR="0086071C" w:rsidRPr="0086071C" w:rsidRDefault="0086071C" w:rsidP="0086071C">
            <w:pPr>
              <w:wordWrap w:val="0"/>
              <w:spacing w:line="360" w:lineRule="auto"/>
              <w:ind w:firstLineChars="142" w:firstLine="341"/>
              <w:jc w:val="center"/>
              <w:rPr>
                <w:rFonts w:ascii="宋体" w:hAnsi="宋体" w:cs="宋体" w:hint="eastAsia"/>
                <w:sz w:val="24"/>
              </w:rPr>
            </w:pPr>
            <w:r w:rsidRPr="0086071C">
              <w:rPr>
                <w:rFonts w:ascii="宋体" w:hAnsi="宋体" w:cs="宋体" w:hint="eastAsia"/>
                <w:sz w:val="24"/>
              </w:rPr>
              <w:t>合计</w:t>
            </w:r>
          </w:p>
        </w:tc>
        <w:tc>
          <w:tcPr>
            <w:tcW w:w="1867" w:type="dxa"/>
            <w:noWrap/>
            <w:vAlign w:val="bottom"/>
            <w:hideMark/>
          </w:tcPr>
          <w:p w14:paraId="5A6BC792" w14:textId="77777777" w:rsidR="0086071C" w:rsidRPr="0086071C" w:rsidRDefault="0086071C" w:rsidP="0086071C">
            <w:pPr>
              <w:wordWrap w:val="0"/>
              <w:spacing w:line="360" w:lineRule="auto"/>
              <w:ind w:firstLineChars="142" w:firstLine="341"/>
              <w:jc w:val="center"/>
              <w:rPr>
                <w:rFonts w:ascii="宋体" w:hAnsi="宋体" w:cs="宋体" w:hint="eastAsia"/>
                <w:sz w:val="24"/>
              </w:rPr>
            </w:pPr>
            <w:r w:rsidRPr="0086071C">
              <w:rPr>
                <w:rFonts w:ascii="宋体" w:hAnsi="宋体" w:cs="宋体" w:hint="eastAsia"/>
                <w:sz w:val="24"/>
              </w:rPr>
              <w:t xml:space="preserve">403.98 </w:t>
            </w:r>
          </w:p>
        </w:tc>
        <w:tc>
          <w:tcPr>
            <w:tcW w:w="2127" w:type="dxa"/>
            <w:noWrap/>
            <w:vAlign w:val="bottom"/>
            <w:hideMark/>
          </w:tcPr>
          <w:p w14:paraId="73D423EC" w14:textId="77777777" w:rsidR="0086071C" w:rsidRPr="0086071C" w:rsidRDefault="0086071C" w:rsidP="0086071C">
            <w:pPr>
              <w:wordWrap w:val="0"/>
              <w:spacing w:line="360" w:lineRule="auto"/>
              <w:ind w:firstLineChars="142" w:firstLine="341"/>
              <w:jc w:val="center"/>
              <w:rPr>
                <w:rFonts w:ascii="宋体" w:hAnsi="宋体" w:cs="宋体" w:hint="eastAsia"/>
                <w:sz w:val="24"/>
              </w:rPr>
            </w:pPr>
            <w:r w:rsidRPr="0086071C">
              <w:rPr>
                <w:rFonts w:ascii="宋体" w:hAnsi="宋体" w:cs="宋体" w:hint="eastAsia"/>
                <w:sz w:val="24"/>
              </w:rPr>
              <w:t xml:space="preserve">1.00 </w:t>
            </w:r>
          </w:p>
        </w:tc>
      </w:tr>
      <w:tr w:rsidR="0086071C" w:rsidRPr="0086071C" w14:paraId="6C554086" w14:textId="77777777" w:rsidTr="00EF3125">
        <w:trPr>
          <w:trHeight w:val="276"/>
          <w:jc w:val="center"/>
        </w:trPr>
        <w:tc>
          <w:tcPr>
            <w:tcW w:w="2045" w:type="dxa"/>
            <w:vMerge w:val="restart"/>
            <w:noWrap/>
            <w:hideMark/>
          </w:tcPr>
          <w:p w14:paraId="53CF25C4" w14:textId="77777777" w:rsidR="0086071C" w:rsidRPr="0086071C" w:rsidRDefault="0086071C" w:rsidP="0086071C">
            <w:pPr>
              <w:wordWrap w:val="0"/>
              <w:spacing w:line="360" w:lineRule="auto"/>
              <w:ind w:firstLineChars="142" w:firstLine="341"/>
              <w:jc w:val="center"/>
              <w:rPr>
                <w:rFonts w:ascii="宋体" w:hAnsi="宋体" w:cs="宋体" w:hint="eastAsia"/>
                <w:sz w:val="24"/>
              </w:rPr>
            </w:pPr>
            <w:r w:rsidRPr="0086071C">
              <w:rPr>
                <w:rFonts w:ascii="宋体" w:hAnsi="宋体" w:cs="宋体" w:hint="eastAsia"/>
                <w:sz w:val="24"/>
              </w:rPr>
              <w:t>2022年度</w:t>
            </w:r>
          </w:p>
        </w:tc>
        <w:tc>
          <w:tcPr>
            <w:tcW w:w="2102" w:type="dxa"/>
            <w:noWrap/>
            <w:vAlign w:val="bottom"/>
            <w:hideMark/>
          </w:tcPr>
          <w:p w14:paraId="4CE8A22D" w14:textId="77777777" w:rsidR="0086071C" w:rsidRPr="0086071C" w:rsidRDefault="0086071C" w:rsidP="0086071C">
            <w:pPr>
              <w:wordWrap w:val="0"/>
              <w:spacing w:line="360" w:lineRule="auto"/>
              <w:ind w:firstLineChars="142" w:firstLine="341"/>
              <w:jc w:val="center"/>
              <w:rPr>
                <w:rFonts w:ascii="宋体" w:hAnsi="宋体" w:cs="宋体" w:hint="eastAsia"/>
                <w:sz w:val="24"/>
              </w:rPr>
            </w:pPr>
            <w:r w:rsidRPr="0086071C">
              <w:rPr>
                <w:rFonts w:ascii="宋体" w:hAnsi="宋体" w:cs="宋体" w:hint="eastAsia"/>
                <w:sz w:val="24"/>
              </w:rPr>
              <w:t>电力、热力</w:t>
            </w:r>
          </w:p>
        </w:tc>
        <w:tc>
          <w:tcPr>
            <w:tcW w:w="1867" w:type="dxa"/>
            <w:noWrap/>
            <w:vAlign w:val="bottom"/>
            <w:hideMark/>
          </w:tcPr>
          <w:p w14:paraId="13A26740" w14:textId="77777777" w:rsidR="0086071C" w:rsidRPr="0086071C" w:rsidRDefault="0086071C" w:rsidP="0086071C">
            <w:pPr>
              <w:wordWrap w:val="0"/>
              <w:spacing w:line="360" w:lineRule="auto"/>
              <w:ind w:firstLineChars="142" w:firstLine="341"/>
              <w:jc w:val="center"/>
              <w:rPr>
                <w:rFonts w:ascii="宋体" w:hAnsi="宋体" w:cs="宋体" w:hint="eastAsia"/>
                <w:sz w:val="24"/>
              </w:rPr>
            </w:pPr>
            <w:r w:rsidRPr="0086071C">
              <w:rPr>
                <w:rFonts w:ascii="宋体" w:hAnsi="宋体" w:cs="宋体" w:hint="eastAsia"/>
                <w:sz w:val="24"/>
              </w:rPr>
              <w:t xml:space="preserve">378.70 </w:t>
            </w:r>
          </w:p>
        </w:tc>
        <w:tc>
          <w:tcPr>
            <w:tcW w:w="2127" w:type="dxa"/>
            <w:noWrap/>
            <w:vAlign w:val="bottom"/>
            <w:hideMark/>
          </w:tcPr>
          <w:p w14:paraId="585FBFFD" w14:textId="77777777" w:rsidR="0086071C" w:rsidRPr="0086071C" w:rsidRDefault="0086071C" w:rsidP="0086071C">
            <w:pPr>
              <w:wordWrap w:val="0"/>
              <w:spacing w:line="360" w:lineRule="auto"/>
              <w:ind w:firstLineChars="142" w:firstLine="341"/>
              <w:jc w:val="center"/>
              <w:rPr>
                <w:rFonts w:ascii="宋体" w:hAnsi="宋体" w:cs="宋体" w:hint="eastAsia"/>
                <w:sz w:val="24"/>
              </w:rPr>
            </w:pPr>
            <w:r w:rsidRPr="0086071C">
              <w:rPr>
                <w:rFonts w:ascii="宋体" w:hAnsi="宋体" w:cs="宋体" w:hint="eastAsia"/>
                <w:sz w:val="24"/>
              </w:rPr>
              <w:t xml:space="preserve">0.99 </w:t>
            </w:r>
          </w:p>
        </w:tc>
      </w:tr>
      <w:tr w:rsidR="0086071C" w:rsidRPr="0086071C" w14:paraId="17285CFB" w14:textId="77777777" w:rsidTr="00EF3125">
        <w:trPr>
          <w:trHeight w:val="276"/>
          <w:jc w:val="center"/>
        </w:trPr>
        <w:tc>
          <w:tcPr>
            <w:tcW w:w="2045" w:type="dxa"/>
            <w:vMerge/>
            <w:vAlign w:val="center"/>
            <w:hideMark/>
          </w:tcPr>
          <w:p w14:paraId="1D9938F0" w14:textId="77777777" w:rsidR="0086071C" w:rsidRPr="0086071C" w:rsidRDefault="0086071C" w:rsidP="0086071C">
            <w:pPr>
              <w:wordWrap w:val="0"/>
              <w:spacing w:line="360" w:lineRule="auto"/>
              <w:ind w:firstLineChars="142" w:firstLine="341"/>
              <w:jc w:val="center"/>
              <w:rPr>
                <w:rFonts w:ascii="宋体" w:hAnsi="宋体" w:cs="宋体" w:hint="eastAsia"/>
                <w:sz w:val="24"/>
              </w:rPr>
            </w:pPr>
          </w:p>
        </w:tc>
        <w:tc>
          <w:tcPr>
            <w:tcW w:w="2102" w:type="dxa"/>
            <w:noWrap/>
            <w:vAlign w:val="bottom"/>
            <w:hideMark/>
          </w:tcPr>
          <w:p w14:paraId="1A2A042A" w14:textId="77777777" w:rsidR="0086071C" w:rsidRPr="0086071C" w:rsidRDefault="0086071C" w:rsidP="0086071C">
            <w:pPr>
              <w:wordWrap w:val="0"/>
              <w:spacing w:line="360" w:lineRule="auto"/>
              <w:ind w:firstLineChars="142" w:firstLine="341"/>
              <w:jc w:val="center"/>
              <w:rPr>
                <w:rFonts w:ascii="宋体" w:hAnsi="宋体" w:cs="宋体" w:hint="eastAsia"/>
                <w:sz w:val="24"/>
              </w:rPr>
            </w:pPr>
            <w:r w:rsidRPr="0086071C">
              <w:rPr>
                <w:rFonts w:ascii="宋体" w:hAnsi="宋体" w:cs="宋体" w:hint="eastAsia"/>
                <w:sz w:val="24"/>
              </w:rPr>
              <w:t>其他业务</w:t>
            </w:r>
          </w:p>
        </w:tc>
        <w:tc>
          <w:tcPr>
            <w:tcW w:w="1867" w:type="dxa"/>
            <w:noWrap/>
            <w:vAlign w:val="bottom"/>
            <w:hideMark/>
          </w:tcPr>
          <w:p w14:paraId="58EE82D8" w14:textId="77777777" w:rsidR="0086071C" w:rsidRPr="0086071C" w:rsidRDefault="0086071C" w:rsidP="0086071C">
            <w:pPr>
              <w:wordWrap w:val="0"/>
              <w:spacing w:line="360" w:lineRule="auto"/>
              <w:ind w:firstLineChars="142" w:firstLine="341"/>
              <w:jc w:val="center"/>
              <w:rPr>
                <w:rFonts w:ascii="宋体" w:hAnsi="宋体" w:cs="宋体" w:hint="eastAsia"/>
                <w:sz w:val="24"/>
              </w:rPr>
            </w:pPr>
            <w:r w:rsidRPr="0086071C">
              <w:rPr>
                <w:rFonts w:ascii="宋体" w:hAnsi="宋体" w:cs="宋体" w:hint="eastAsia"/>
                <w:sz w:val="24"/>
              </w:rPr>
              <w:t xml:space="preserve">3.29 </w:t>
            </w:r>
          </w:p>
        </w:tc>
        <w:tc>
          <w:tcPr>
            <w:tcW w:w="2127" w:type="dxa"/>
            <w:noWrap/>
            <w:vAlign w:val="bottom"/>
            <w:hideMark/>
          </w:tcPr>
          <w:p w14:paraId="511E6C2A" w14:textId="77777777" w:rsidR="0086071C" w:rsidRPr="0086071C" w:rsidRDefault="0086071C" w:rsidP="0086071C">
            <w:pPr>
              <w:wordWrap w:val="0"/>
              <w:spacing w:line="360" w:lineRule="auto"/>
              <w:ind w:firstLineChars="142" w:firstLine="341"/>
              <w:jc w:val="center"/>
              <w:rPr>
                <w:rFonts w:ascii="宋体" w:hAnsi="宋体" w:cs="宋体" w:hint="eastAsia"/>
                <w:sz w:val="24"/>
              </w:rPr>
            </w:pPr>
            <w:r w:rsidRPr="0086071C">
              <w:rPr>
                <w:rFonts w:ascii="宋体" w:hAnsi="宋体" w:cs="宋体" w:hint="eastAsia"/>
                <w:sz w:val="24"/>
              </w:rPr>
              <w:t xml:space="preserve">0.01 </w:t>
            </w:r>
          </w:p>
        </w:tc>
      </w:tr>
      <w:tr w:rsidR="0086071C" w:rsidRPr="0086071C" w14:paraId="42844D98" w14:textId="77777777" w:rsidTr="00EF3125">
        <w:trPr>
          <w:trHeight w:val="276"/>
          <w:jc w:val="center"/>
        </w:trPr>
        <w:tc>
          <w:tcPr>
            <w:tcW w:w="2045" w:type="dxa"/>
            <w:vMerge/>
            <w:vAlign w:val="center"/>
            <w:hideMark/>
          </w:tcPr>
          <w:p w14:paraId="0283B4DF" w14:textId="77777777" w:rsidR="0086071C" w:rsidRPr="0086071C" w:rsidRDefault="0086071C" w:rsidP="0086071C">
            <w:pPr>
              <w:wordWrap w:val="0"/>
              <w:spacing w:line="360" w:lineRule="auto"/>
              <w:ind w:firstLineChars="142" w:firstLine="341"/>
              <w:jc w:val="center"/>
              <w:rPr>
                <w:rFonts w:ascii="宋体" w:hAnsi="宋体" w:cs="宋体" w:hint="eastAsia"/>
                <w:sz w:val="24"/>
              </w:rPr>
            </w:pPr>
          </w:p>
        </w:tc>
        <w:tc>
          <w:tcPr>
            <w:tcW w:w="2102" w:type="dxa"/>
            <w:noWrap/>
            <w:vAlign w:val="bottom"/>
            <w:hideMark/>
          </w:tcPr>
          <w:p w14:paraId="11BE7E85" w14:textId="77777777" w:rsidR="0086071C" w:rsidRPr="0086071C" w:rsidRDefault="0086071C" w:rsidP="0086071C">
            <w:pPr>
              <w:wordWrap w:val="0"/>
              <w:spacing w:line="360" w:lineRule="auto"/>
              <w:ind w:firstLineChars="142" w:firstLine="341"/>
              <w:jc w:val="center"/>
              <w:rPr>
                <w:rFonts w:ascii="宋体" w:hAnsi="宋体" w:cs="宋体" w:hint="eastAsia"/>
                <w:sz w:val="24"/>
              </w:rPr>
            </w:pPr>
            <w:r w:rsidRPr="0086071C">
              <w:rPr>
                <w:rFonts w:ascii="宋体" w:hAnsi="宋体" w:cs="宋体" w:hint="eastAsia"/>
                <w:sz w:val="24"/>
              </w:rPr>
              <w:t>合计</w:t>
            </w:r>
          </w:p>
        </w:tc>
        <w:tc>
          <w:tcPr>
            <w:tcW w:w="1867" w:type="dxa"/>
            <w:noWrap/>
            <w:vAlign w:val="bottom"/>
            <w:hideMark/>
          </w:tcPr>
          <w:p w14:paraId="54086DF0" w14:textId="77777777" w:rsidR="0086071C" w:rsidRPr="0086071C" w:rsidRDefault="0086071C" w:rsidP="0086071C">
            <w:pPr>
              <w:wordWrap w:val="0"/>
              <w:spacing w:line="360" w:lineRule="auto"/>
              <w:ind w:firstLineChars="142" w:firstLine="341"/>
              <w:jc w:val="center"/>
              <w:rPr>
                <w:rFonts w:ascii="宋体" w:hAnsi="宋体" w:cs="宋体" w:hint="eastAsia"/>
                <w:sz w:val="24"/>
              </w:rPr>
            </w:pPr>
            <w:r w:rsidRPr="0086071C">
              <w:rPr>
                <w:rFonts w:ascii="宋体" w:hAnsi="宋体" w:cs="宋体" w:hint="eastAsia"/>
                <w:sz w:val="24"/>
              </w:rPr>
              <w:t xml:space="preserve">382.00 </w:t>
            </w:r>
          </w:p>
        </w:tc>
        <w:tc>
          <w:tcPr>
            <w:tcW w:w="2127" w:type="dxa"/>
            <w:noWrap/>
            <w:vAlign w:val="bottom"/>
            <w:hideMark/>
          </w:tcPr>
          <w:p w14:paraId="626E74D0" w14:textId="77777777" w:rsidR="0086071C" w:rsidRPr="0086071C" w:rsidRDefault="0086071C" w:rsidP="0086071C">
            <w:pPr>
              <w:wordWrap w:val="0"/>
              <w:spacing w:line="360" w:lineRule="auto"/>
              <w:ind w:firstLineChars="142" w:firstLine="341"/>
              <w:jc w:val="center"/>
              <w:rPr>
                <w:rFonts w:ascii="宋体" w:hAnsi="宋体" w:cs="宋体" w:hint="eastAsia"/>
                <w:sz w:val="24"/>
              </w:rPr>
            </w:pPr>
            <w:r w:rsidRPr="0086071C">
              <w:rPr>
                <w:rFonts w:ascii="宋体" w:hAnsi="宋体" w:cs="宋体" w:hint="eastAsia"/>
                <w:sz w:val="24"/>
              </w:rPr>
              <w:t xml:space="preserve">1.00 </w:t>
            </w:r>
          </w:p>
        </w:tc>
      </w:tr>
    </w:tbl>
    <w:p w14:paraId="4AD79155" w14:textId="77777777" w:rsidR="00BE38B6" w:rsidRDefault="00BE38B6">
      <w:pPr>
        <w:wordWrap w:val="0"/>
        <w:spacing w:line="360" w:lineRule="auto"/>
        <w:ind w:firstLineChars="142" w:firstLine="342"/>
        <w:jc w:val="center"/>
        <w:rPr>
          <w:rFonts w:ascii="宋体" w:hAnsi="宋体" w:cs="宋体" w:hint="eastAsia"/>
          <w:b/>
          <w:bCs/>
          <w:sz w:val="24"/>
        </w:rPr>
      </w:pPr>
    </w:p>
    <w:p w14:paraId="5B4BB40E" w14:textId="78596383" w:rsidR="00AD5B4E" w:rsidRDefault="00000000" w:rsidP="00AD5B4E">
      <w:pPr>
        <w:wordWrap w:val="0"/>
        <w:ind w:firstLineChars="200" w:firstLine="420"/>
        <w:rPr>
          <w:rFonts w:ascii="宋体" w:hAnsi="宋体" w:hint="eastAsia"/>
          <w:szCs w:val="21"/>
        </w:rPr>
      </w:pPr>
      <w:r>
        <w:rPr>
          <w:rFonts w:ascii="宋体" w:hAnsi="宋体" w:hint="eastAsia"/>
          <w:szCs w:val="21"/>
        </w:rPr>
        <w:lastRenderedPageBreak/>
        <w:t>数据来源：</w:t>
      </w:r>
      <w:r w:rsidR="00AD5B4E">
        <w:rPr>
          <w:rFonts w:ascii="宋体" w:hAnsi="宋体" w:hint="eastAsia"/>
          <w:szCs w:val="21"/>
        </w:rPr>
        <w:t>上海电力</w:t>
      </w:r>
      <w:r>
        <w:rPr>
          <w:rFonts w:ascii="宋体" w:hAnsi="宋体" w:hint="eastAsia"/>
          <w:szCs w:val="21"/>
        </w:rPr>
        <w:t>2021-2024年度报告</w:t>
      </w:r>
      <w:hyperlink r:id="rId10" w:history="1">
        <w:r w:rsidR="00AD5B4E" w:rsidRPr="00B75F27">
          <w:rPr>
            <w:rStyle w:val="ae"/>
            <w:rFonts w:ascii="宋体" w:hAnsi="宋体"/>
            <w:szCs w:val="21"/>
          </w:rPr>
          <w:t>https://vip.stock.finance.sina.com.cn/corp/go.php/vCB_Bulletin/stockid/600021/page_type/ndbg.phtml</w:t>
        </w:r>
      </w:hyperlink>
    </w:p>
    <w:p w14:paraId="66FEA8C4" w14:textId="4E0CC76E" w:rsidR="00BE38B6" w:rsidRDefault="00000000" w:rsidP="00AD5B4E">
      <w:pPr>
        <w:wordWrap w:val="0"/>
        <w:ind w:firstLineChars="200" w:firstLine="480"/>
        <w:rPr>
          <w:rFonts w:ascii="宋体" w:hAnsi="宋体" w:hint="eastAsia"/>
          <w:sz w:val="24"/>
        </w:rPr>
      </w:pPr>
      <w:r>
        <w:rPr>
          <w:rFonts w:ascii="宋体" w:hAnsi="宋体" w:cs="宋体" w:hint="eastAsia"/>
          <w:sz w:val="24"/>
        </w:rPr>
        <w:t>2021年11月11日，</w:t>
      </w:r>
      <w:r>
        <w:rPr>
          <w:rFonts w:ascii="宋体" w:hAnsi="宋体" w:hint="eastAsia"/>
          <w:sz w:val="24"/>
        </w:rPr>
        <w:t>上海电力股份有限公司发布公告将响应国家政策开展市场化债转股，此次参与市场化债转股的为其旗下</w:t>
      </w:r>
      <w:r>
        <w:rPr>
          <w:rFonts w:ascii="宋体" w:hAnsi="宋体" w:cs="宋体"/>
          <w:sz w:val="24"/>
        </w:rPr>
        <w:t>控股子公司国家电投集团江苏电力有限公司所属9家全资子公司</w:t>
      </w:r>
      <w:r>
        <w:rPr>
          <w:rFonts w:ascii="宋体" w:hAnsi="宋体" w:cs="宋体" w:hint="eastAsia"/>
          <w:sz w:val="24"/>
        </w:rPr>
        <w:t>。上海电力</w:t>
      </w:r>
      <w:r>
        <w:rPr>
          <w:rFonts w:ascii="宋体" w:hAnsi="宋体" w:hint="eastAsia"/>
          <w:sz w:val="24"/>
        </w:rPr>
        <w:t>2025年6月公司拥有全资、控股企业855家，2020年标的公司总资产分别为2.53、10.38、3.19、4.81、2.53、5.41、0.78、0.58、67.06亿元，净利润0.08、0.15、0.19、0.2、0.09、0.3、0.002、0.01、2.8亿元，2025年上海电力股份有限公司股权结构图，2020年</w:t>
      </w:r>
      <w:r>
        <w:rPr>
          <w:rFonts w:ascii="宋体" w:hAnsi="宋体" w:cs="宋体" w:hint="eastAsia"/>
          <w:sz w:val="24"/>
        </w:rPr>
        <w:t>标的公司部分财报数据</w:t>
      </w:r>
      <w:r>
        <w:rPr>
          <w:rFonts w:ascii="宋体" w:hAnsi="宋体" w:hint="eastAsia"/>
          <w:sz w:val="24"/>
        </w:rPr>
        <w:t>如下：</w:t>
      </w:r>
    </w:p>
    <w:p w14:paraId="529D4889" w14:textId="77777777" w:rsidR="00BE38B6" w:rsidRDefault="00BE38B6">
      <w:pPr>
        <w:spacing w:line="360" w:lineRule="auto"/>
        <w:ind w:firstLineChars="200" w:firstLine="480"/>
        <w:jc w:val="center"/>
        <w:rPr>
          <w:rFonts w:ascii="宋体" w:hAnsi="宋体" w:hint="eastAsia"/>
          <w:sz w:val="24"/>
        </w:rPr>
      </w:pPr>
    </w:p>
    <w:p w14:paraId="76F487BB" w14:textId="77777777" w:rsidR="00BE38B6" w:rsidRDefault="00000000">
      <w:pPr>
        <w:spacing w:line="360" w:lineRule="auto"/>
        <w:ind w:firstLineChars="200" w:firstLine="480"/>
        <w:jc w:val="center"/>
        <w:rPr>
          <w:rFonts w:ascii="宋体" w:hAnsi="宋体" w:hint="eastAsia"/>
          <w:sz w:val="24"/>
        </w:rPr>
      </w:pPr>
      <w:r>
        <w:rPr>
          <w:rFonts w:ascii="宋体" w:hAnsi="宋体"/>
          <w:noProof/>
          <w:sz w:val="24"/>
        </w:rPr>
        <w:drawing>
          <wp:inline distT="0" distB="0" distL="0" distR="0" wp14:anchorId="738D4517" wp14:editId="0DA0691D">
            <wp:extent cx="4700270" cy="2201545"/>
            <wp:effectExtent l="0" t="0" r="5080" b="8255"/>
            <wp:docPr id="103596485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964859" name="图片 8"/>
                    <pic:cNvPicPr>
                      <a:picLocks noChangeAspect="1" noChangeArrowheads="1"/>
                    </pic:cNvPicPr>
                  </pic:nvPicPr>
                  <pic:blipFill>
                    <a:blip r:embed="rId11" cstate="print">
                      <a:extLst>
                        <a:ext uri="{28A0092B-C50C-407E-A947-70E740481C1C}">
                          <a14:useLocalDpi xmlns:a14="http://schemas.microsoft.com/office/drawing/2010/main" val="0"/>
                        </a:ext>
                      </a:extLst>
                    </a:blip>
                    <a:srcRect t="11534" b="7173"/>
                    <a:stretch>
                      <a:fillRect/>
                    </a:stretch>
                  </pic:blipFill>
                  <pic:spPr>
                    <a:xfrm>
                      <a:off x="0" y="0"/>
                      <a:ext cx="4709761" cy="2206519"/>
                    </a:xfrm>
                    <a:prstGeom prst="rect">
                      <a:avLst/>
                    </a:prstGeom>
                    <a:noFill/>
                    <a:ln>
                      <a:noFill/>
                    </a:ln>
                  </pic:spPr>
                </pic:pic>
              </a:graphicData>
            </a:graphic>
          </wp:inline>
        </w:drawing>
      </w:r>
    </w:p>
    <w:p w14:paraId="1E081A94" w14:textId="77777777" w:rsidR="00BE38B6" w:rsidRPr="00EF3125" w:rsidRDefault="00000000">
      <w:pPr>
        <w:pStyle w:val="1"/>
        <w:wordWrap w:val="0"/>
        <w:spacing w:before="0" w:after="0" w:line="360" w:lineRule="auto"/>
        <w:ind w:firstLineChars="200" w:firstLine="420"/>
        <w:jc w:val="center"/>
        <w:rPr>
          <w:rFonts w:ascii="黑体" w:eastAsia="黑体" w:hAnsi="黑体" w:hint="eastAsia"/>
          <w:b w:val="0"/>
          <w:bCs w:val="0"/>
          <w:sz w:val="21"/>
          <w:szCs w:val="21"/>
        </w:rPr>
      </w:pPr>
      <w:r w:rsidRPr="00EF3125">
        <w:rPr>
          <w:rFonts w:ascii="黑体" w:eastAsia="黑体" w:hAnsi="黑体" w:hint="eastAsia"/>
          <w:b w:val="0"/>
          <w:bCs w:val="0"/>
          <w:sz w:val="21"/>
          <w:szCs w:val="21"/>
        </w:rPr>
        <w:t>图二 上海电力股份有限公司股权结构图</w:t>
      </w:r>
    </w:p>
    <w:p w14:paraId="37F06D2B" w14:textId="7A3F605D" w:rsidR="00BE38B6" w:rsidRDefault="00000000">
      <w:pPr>
        <w:wordWrap w:val="0"/>
        <w:jc w:val="center"/>
      </w:pPr>
      <w:r>
        <w:rPr>
          <w:rFonts w:hint="eastAsia"/>
        </w:rPr>
        <w:t>数据来源：企查查</w:t>
      </w:r>
      <w:hyperlink r:id="rId12" w:history="1">
        <w:r w:rsidR="00EF3125" w:rsidRPr="00B75F27">
          <w:rPr>
            <w:rStyle w:val="ae"/>
          </w:rPr>
          <w:t>https://graph.qcc.com/web/charts/company-chart?keyNo=33b2c084c1b3a0b392d963e8eff35a34&amp;name=%E4%B8%8A%E6%B5%B7%E7%94%B5%E5%8A%9B%E8%82%A1%E4%BB%BD%E6%9C%89%E9%99%90%E5%85%AC%E5%8F%B8&amp;operId=pc253a842ebffd01e06a7f930154e02d&amp;operName=%E9%BB%84%E6%99%A8</w:t>
        </w:r>
      </w:hyperlink>
    </w:p>
    <w:p w14:paraId="5A3DB110" w14:textId="4F6AEAC0" w:rsidR="00EF3125" w:rsidRPr="00EF3125" w:rsidRDefault="00EF3125" w:rsidP="00EF3125">
      <w:pPr>
        <w:spacing w:line="360" w:lineRule="auto"/>
        <w:ind w:firstLineChars="142" w:firstLine="298"/>
        <w:jc w:val="center"/>
        <w:rPr>
          <w:rFonts w:ascii="黑体" w:eastAsia="黑体" w:hAnsi="黑体" w:cs="宋体" w:hint="eastAsia"/>
          <w:szCs w:val="21"/>
        </w:rPr>
      </w:pPr>
      <w:r w:rsidRPr="00EF3125">
        <w:rPr>
          <w:rFonts w:ascii="黑体" w:eastAsia="黑体" w:hAnsi="黑体" w:cs="宋体" w:hint="eastAsia"/>
          <w:szCs w:val="21"/>
        </w:rPr>
        <w:t>表二 2020年</w:t>
      </w:r>
      <w:bookmarkStart w:id="37" w:name="OLE_LINK19"/>
      <w:r w:rsidRPr="00EF3125">
        <w:rPr>
          <w:rFonts w:ascii="黑体" w:eastAsia="黑体" w:hAnsi="黑体" w:cs="宋体" w:hint="eastAsia"/>
          <w:szCs w:val="21"/>
        </w:rPr>
        <w:t>标的公司部分财报数据</w:t>
      </w:r>
      <w:bookmarkEnd w:id="37"/>
    </w:p>
    <w:tbl>
      <w:tblPr>
        <w:tblW w:w="5000" w:type="pct"/>
        <w:tblBorders>
          <w:top w:val="single" w:sz="18" w:space="0" w:color="000000" w:themeColor="text1"/>
          <w:bottom w:val="single" w:sz="18" w:space="0" w:color="000000" w:themeColor="text1"/>
          <w:insideH w:val="single" w:sz="2" w:space="0" w:color="000000" w:themeColor="text1"/>
          <w:insideV w:val="single" w:sz="2" w:space="0" w:color="000000" w:themeColor="text1"/>
        </w:tblBorders>
        <w:shd w:val="clear" w:color="auto" w:fill="F7F7F8"/>
        <w:tblCellMar>
          <w:left w:w="0" w:type="dxa"/>
          <w:right w:w="0" w:type="dxa"/>
        </w:tblCellMar>
        <w:tblLook w:val="04A0" w:firstRow="1" w:lastRow="0" w:firstColumn="1" w:lastColumn="0" w:noHBand="0" w:noVBand="1"/>
      </w:tblPr>
      <w:tblGrid>
        <w:gridCol w:w="2588"/>
        <w:gridCol w:w="990"/>
        <w:gridCol w:w="990"/>
        <w:gridCol w:w="990"/>
        <w:gridCol w:w="1257"/>
        <w:gridCol w:w="2122"/>
      </w:tblGrid>
      <w:tr w:rsidR="00BE38B6" w14:paraId="1A86DAE3" w14:textId="77777777" w:rsidTr="00EF3125">
        <w:tc>
          <w:tcPr>
            <w:tcW w:w="1448" w:type="pct"/>
            <w:tcMar>
              <w:top w:w="75" w:type="dxa"/>
              <w:left w:w="75" w:type="dxa"/>
              <w:bottom w:w="75" w:type="dxa"/>
              <w:right w:w="75" w:type="dxa"/>
            </w:tcMar>
            <w:vAlign w:val="center"/>
          </w:tcPr>
          <w:p w14:paraId="1D98D673" w14:textId="77777777" w:rsidR="00BE38B6" w:rsidRDefault="00000000">
            <w:r>
              <w:rPr>
                <w:rFonts w:hint="eastAsia"/>
              </w:rPr>
              <w:t>标的公司</w:t>
            </w:r>
          </w:p>
        </w:tc>
        <w:tc>
          <w:tcPr>
            <w:tcW w:w="554" w:type="pct"/>
            <w:tcMar>
              <w:top w:w="75" w:type="dxa"/>
              <w:left w:w="75" w:type="dxa"/>
              <w:bottom w:w="75" w:type="dxa"/>
              <w:right w:w="75" w:type="dxa"/>
            </w:tcMar>
            <w:vAlign w:val="center"/>
          </w:tcPr>
          <w:p w14:paraId="0B67CCBA" w14:textId="77777777" w:rsidR="00BE38B6" w:rsidRDefault="00000000">
            <w:r>
              <w:rPr>
                <w:rFonts w:hint="eastAsia"/>
              </w:rPr>
              <w:t>总资产</w:t>
            </w:r>
          </w:p>
        </w:tc>
        <w:tc>
          <w:tcPr>
            <w:tcW w:w="554" w:type="pct"/>
            <w:tcMar>
              <w:top w:w="75" w:type="dxa"/>
              <w:left w:w="75" w:type="dxa"/>
              <w:bottom w:w="75" w:type="dxa"/>
              <w:right w:w="75" w:type="dxa"/>
            </w:tcMar>
            <w:vAlign w:val="center"/>
          </w:tcPr>
          <w:p w14:paraId="2825B1F8" w14:textId="77777777" w:rsidR="00BE38B6" w:rsidRDefault="00000000">
            <w:r>
              <w:rPr>
                <w:rFonts w:hint="eastAsia"/>
              </w:rPr>
              <w:t>总负债</w:t>
            </w:r>
          </w:p>
        </w:tc>
        <w:tc>
          <w:tcPr>
            <w:tcW w:w="554" w:type="pct"/>
            <w:tcMar>
              <w:top w:w="75" w:type="dxa"/>
              <w:left w:w="75" w:type="dxa"/>
              <w:bottom w:w="75" w:type="dxa"/>
              <w:right w:w="75" w:type="dxa"/>
            </w:tcMar>
            <w:vAlign w:val="center"/>
          </w:tcPr>
          <w:p w14:paraId="49294BFD" w14:textId="77777777" w:rsidR="00BE38B6" w:rsidRDefault="00000000">
            <w:r>
              <w:rPr>
                <w:rFonts w:hint="eastAsia"/>
              </w:rPr>
              <w:t>净资产</w:t>
            </w:r>
          </w:p>
        </w:tc>
        <w:tc>
          <w:tcPr>
            <w:tcW w:w="703" w:type="pct"/>
            <w:tcMar>
              <w:top w:w="75" w:type="dxa"/>
              <w:left w:w="75" w:type="dxa"/>
              <w:bottom w:w="75" w:type="dxa"/>
              <w:right w:w="75" w:type="dxa"/>
            </w:tcMar>
            <w:vAlign w:val="center"/>
          </w:tcPr>
          <w:p w14:paraId="5054FB08" w14:textId="77777777" w:rsidR="00BE38B6" w:rsidRDefault="00000000">
            <w:r>
              <w:rPr>
                <w:rFonts w:hint="eastAsia"/>
              </w:rPr>
              <w:t>实收资本</w:t>
            </w:r>
          </w:p>
        </w:tc>
        <w:tc>
          <w:tcPr>
            <w:tcW w:w="1187" w:type="pct"/>
            <w:tcMar>
              <w:top w:w="75" w:type="dxa"/>
              <w:left w:w="75" w:type="dxa"/>
              <w:bottom w:w="75" w:type="dxa"/>
              <w:right w:w="75" w:type="dxa"/>
            </w:tcMar>
            <w:vAlign w:val="center"/>
          </w:tcPr>
          <w:p w14:paraId="672F3EBE" w14:textId="77777777" w:rsidR="00BE38B6" w:rsidRDefault="00000000">
            <w:r>
              <w:rPr>
                <w:rFonts w:hint="eastAsia"/>
              </w:rPr>
              <w:t>2020</w:t>
            </w:r>
            <w:r>
              <w:rPr>
                <w:rFonts w:hint="eastAsia"/>
              </w:rPr>
              <w:t>全年净利润</w:t>
            </w:r>
          </w:p>
        </w:tc>
      </w:tr>
      <w:tr w:rsidR="00BE38B6" w14:paraId="65657767" w14:textId="77777777" w:rsidTr="00EF3125">
        <w:tc>
          <w:tcPr>
            <w:tcW w:w="1448" w:type="pct"/>
            <w:tcMar>
              <w:top w:w="75" w:type="dxa"/>
              <w:left w:w="75" w:type="dxa"/>
              <w:bottom w:w="75" w:type="dxa"/>
              <w:right w:w="75" w:type="dxa"/>
            </w:tcMar>
            <w:vAlign w:val="center"/>
          </w:tcPr>
          <w:p w14:paraId="42880477" w14:textId="77777777" w:rsidR="00BE38B6" w:rsidRDefault="00000000">
            <w:r>
              <w:rPr>
                <w:rFonts w:hint="eastAsia"/>
              </w:rPr>
              <w:t>大丰光伏发电公司</w:t>
            </w:r>
          </w:p>
        </w:tc>
        <w:tc>
          <w:tcPr>
            <w:tcW w:w="554" w:type="pct"/>
            <w:tcMar>
              <w:top w:w="75" w:type="dxa"/>
              <w:left w:w="75" w:type="dxa"/>
              <w:bottom w:w="75" w:type="dxa"/>
              <w:right w:w="75" w:type="dxa"/>
            </w:tcMar>
            <w:vAlign w:val="center"/>
          </w:tcPr>
          <w:p w14:paraId="77202670" w14:textId="77777777" w:rsidR="00BE38B6" w:rsidRDefault="00000000">
            <w:r>
              <w:rPr>
                <w:rFonts w:hint="eastAsia"/>
              </w:rPr>
              <w:t>2.53</w:t>
            </w:r>
          </w:p>
        </w:tc>
        <w:tc>
          <w:tcPr>
            <w:tcW w:w="554" w:type="pct"/>
            <w:tcMar>
              <w:top w:w="75" w:type="dxa"/>
              <w:left w:w="75" w:type="dxa"/>
              <w:bottom w:w="75" w:type="dxa"/>
              <w:right w:w="75" w:type="dxa"/>
            </w:tcMar>
            <w:vAlign w:val="center"/>
          </w:tcPr>
          <w:p w14:paraId="276F9565" w14:textId="77777777" w:rsidR="00BE38B6" w:rsidRDefault="00000000">
            <w:r>
              <w:rPr>
                <w:rFonts w:hint="eastAsia"/>
              </w:rPr>
              <w:t>1.73</w:t>
            </w:r>
          </w:p>
        </w:tc>
        <w:tc>
          <w:tcPr>
            <w:tcW w:w="554" w:type="pct"/>
            <w:tcMar>
              <w:top w:w="75" w:type="dxa"/>
              <w:left w:w="75" w:type="dxa"/>
              <w:bottom w:w="75" w:type="dxa"/>
              <w:right w:w="75" w:type="dxa"/>
            </w:tcMar>
            <w:vAlign w:val="center"/>
          </w:tcPr>
          <w:p w14:paraId="7EC2FD28" w14:textId="77777777" w:rsidR="00BE38B6" w:rsidRDefault="00000000">
            <w:r>
              <w:rPr>
                <w:rFonts w:hint="eastAsia"/>
              </w:rPr>
              <w:t>0.8</w:t>
            </w:r>
          </w:p>
        </w:tc>
        <w:tc>
          <w:tcPr>
            <w:tcW w:w="703" w:type="pct"/>
            <w:tcMar>
              <w:top w:w="75" w:type="dxa"/>
              <w:left w:w="75" w:type="dxa"/>
              <w:bottom w:w="75" w:type="dxa"/>
              <w:right w:w="75" w:type="dxa"/>
            </w:tcMar>
            <w:vAlign w:val="center"/>
          </w:tcPr>
          <w:p w14:paraId="1976F3F3" w14:textId="77777777" w:rsidR="00BE38B6" w:rsidRDefault="00000000">
            <w:r>
              <w:rPr>
                <w:rFonts w:hint="eastAsia"/>
              </w:rPr>
              <w:t>0.68</w:t>
            </w:r>
          </w:p>
        </w:tc>
        <w:tc>
          <w:tcPr>
            <w:tcW w:w="1187" w:type="pct"/>
            <w:tcMar>
              <w:top w:w="75" w:type="dxa"/>
              <w:left w:w="75" w:type="dxa"/>
              <w:bottom w:w="75" w:type="dxa"/>
              <w:right w:w="75" w:type="dxa"/>
            </w:tcMar>
            <w:vAlign w:val="center"/>
          </w:tcPr>
          <w:p w14:paraId="0379740B" w14:textId="77777777" w:rsidR="00BE38B6" w:rsidRDefault="00000000">
            <w:r>
              <w:rPr>
                <w:rFonts w:hint="eastAsia"/>
              </w:rPr>
              <w:t>0.08</w:t>
            </w:r>
          </w:p>
        </w:tc>
      </w:tr>
      <w:tr w:rsidR="00BE38B6" w14:paraId="59BAA7FD" w14:textId="77777777" w:rsidTr="00EF3125">
        <w:tc>
          <w:tcPr>
            <w:tcW w:w="1448" w:type="pct"/>
            <w:tcMar>
              <w:top w:w="75" w:type="dxa"/>
              <w:left w:w="75" w:type="dxa"/>
              <w:bottom w:w="75" w:type="dxa"/>
              <w:right w:w="75" w:type="dxa"/>
            </w:tcMar>
            <w:vAlign w:val="center"/>
          </w:tcPr>
          <w:p w14:paraId="00A2871C" w14:textId="77777777" w:rsidR="00BE38B6" w:rsidRDefault="00000000">
            <w:r>
              <w:rPr>
                <w:rFonts w:hint="eastAsia"/>
              </w:rPr>
              <w:t>泗洪光伏发电公司</w:t>
            </w:r>
          </w:p>
        </w:tc>
        <w:tc>
          <w:tcPr>
            <w:tcW w:w="554" w:type="pct"/>
            <w:tcMar>
              <w:top w:w="75" w:type="dxa"/>
              <w:left w:w="75" w:type="dxa"/>
              <w:bottom w:w="75" w:type="dxa"/>
              <w:right w:w="75" w:type="dxa"/>
            </w:tcMar>
            <w:vAlign w:val="center"/>
          </w:tcPr>
          <w:p w14:paraId="7625E4BB" w14:textId="77777777" w:rsidR="00BE38B6" w:rsidRDefault="00000000">
            <w:r>
              <w:rPr>
                <w:rFonts w:hint="eastAsia"/>
              </w:rPr>
              <w:t>10.38</w:t>
            </w:r>
          </w:p>
        </w:tc>
        <w:tc>
          <w:tcPr>
            <w:tcW w:w="554" w:type="pct"/>
            <w:tcMar>
              <w:top w:w="75" w:type="dxa"/>
              <w:left w:w="75" w:type="dxa"/>
              <w:bottom w:w="75" w:type="dxa"/>
              <w:right w:w="75" w:type="dxa"/>
            </w:tcMar>
            <w:vAlign w:val="center"/>
          </w:tcPr>
          <w:p w14:paraId="26C4D68B" w14:textId="77777777" w:rsidR="00BE38B6" w:rsidRDefault="00000000">
            <w:r>
              <w:rPr>
                <w:rFonts w:hint="eastAsia"/>
              </w:rPr>
              <w:t>7.86</w:t>
            </w:r>
          </w:p>
        </w:tc>
        <w:tc>
          <w:tcPr>
            <w:tcW w:w="554" w:type="pct"/>
            <w:tcMar>
              <w:top w:w="75" w:type="dxa"/>
              <w:left w:w="75" w:type="dxa"/>
              <w:bottom w:w="75" w:type="dxa"/>
              <w:right w:w="75" w:type="dxa"/>
            </w:tcMar>
            <w:vAlign w:val="center"/>
          </w:tcPr>
          <w:p w14:paraId="68675435" w14:textId="77777777" w:rsidR="00BE38B6" w:rsidRDefault="00000000">
            <w:r>
              <w:rPr>
                <w:rFonts w:hint="eastAsia"/>
              </w:rPr>
              <w:t>2.52</w:t>
            </w:r>
          </w:p>
        </w:tc>
        <w:tc>
          <w:tcPr>
            <w:tcW w:w="703" w:type="pct"/>
            <w:tcMar>
              <w:top w:w="75" w:type="dxa"/>
              <w:left w:w="75" w:type="dxa"/>
              <w:bottom w:w="75" w:type="dxa"/>
              <w:right w:w="75" w:type="dxa"/>
            </w:tcMar>
            <w:vAlign w:val="center"/>
          </w:tcPr>
          <w:p w14:paraId="5F165A8E" w14:textId="77777777" w:rsidR="00BE38B6" w:rsidRDefault="00000000">
            <w:r>
              <w:rPr>
                <w:rFonts w:hint="eastAsia"/>
              </w:rPr>
              <w:t>2.35</w:t>
            </w:r>
          </w:p>
        </w:tc>
        <w:tc>
          <w:tcPr>
            <w:tcW w:w="1187" w:type="pct"/>
            <w:tcMar>
              <w:top w:w="75" w:type="dxa"/>
              <w:left w:w="75" w:type="dxa"/>
              <w:bottom w:w="75" w:type="dxa"/>
              <w:right w:w="75" w:type="dxa"/>
            </w:tcMar>
            <w:vAlign w:val="center"/>
          </w:tcPr>
          <w:p w14:paraId="779CE99A" w14:textId="77777777" w:rsidR="00BE38B6" w:rsidRDefault="00000000">
            <w:r>
              <w:rPr>
                <w:rFonts w:hint="eastAsia"/>
              </w:rPr>
              <w:t>0.15</w:t>
            </w:r>
          </w:p>
        </w:tc>
      </w:tr>
      <w:tr w:rsidR="00BE38B6" w14:paraId="4F87E871" w14:textId="77777777" w:rsidTr="00EF3125">
        <w:tc>
          <w:tcPr>
            <w:tcW w:w="1448" w:type="pct"/>
            <w:tcMar>
              <w:top w:w="75" w:type="dxa"/>
              <w:left w:w="75" w:type="dxa"/>
              <w:bottom w:w="75" w:type="dxa"/>
              <w:right w:w="75" w:type="dxa"/>
            </w:tcMar>
            <w:vAlign w:val="center"/>
          </w:tcPr>
          <w:p w14:paraId="68CB763D" w14:textId="77777777" w:rsidR="00BE38B6" w:rsidRDefault="00000000">
            <w:r>
              <w:rPr>
                <w:rFonts w:hint="eastAsia"/>
              </w:rPr>
              <w:t>洪泽光伏发电公司</w:t>
            </w:r>
          </w:p>
        </w:tc>
        <w:tc>
          <w:tcPr>
            <w:tcW w:w="554" w:type="pct"/>
            <w:tcMar>
              <w:top w:w="75" w:type="dxa"/>
              <w:left w:w="75" w:type="dxa"/>
              <w:bottom w:w="75" w:type="dxa"/>
              <w:right w:w="75" w:type="dxa"/>
            </w:tcMar>
            <w:vAlign w:val="center"/>
          </w:tcPr>
          <w:p w14:paraId="6084007D" w14:textId="77777777" w:rsidR="00BE38B6" w:rsidRDefault="00000000">
            <w:r>
              <w:rPr>
                <w:rFonts w:hint="eastAsia"/>
              </w:rPr>
              <w:t>3.19</w:t>
            </w:r>
          </w:p>
        </w:tc>
        <w:tc>
          <w:tcPr>
            <w:tcW w:w="554" w:type="pct"/>
            <w:tcMar>
              <w:top w:w="75" w:type="dxa"/>
              <w:left w:w="75" w:type="dxa"/>
              <w:bottom w:w="75" w:type="dxa"/>
              <w:right w:w="75" w:type="dxa"/>
            </w:tcMar>
            <w:vAlign w:val="center"/>
          </w:tcPr>
          <w:p w14:paraId="43139EB1" w14:textId="77777777" w:rsidR="00BE38B6" w:rsidRDefault="00000000">
            <w:r>
              <w:rPr>
                <w:rFonts w:hint="eastAsia"/>
              </w:rPr>
              <w:t>1.94</w:t>
            </w:r>
          </w:p>
        </w:tc>
        <w:tc>
          <w:tcPr>
            <w:tcW w:w="554" w:type="pct"/>
            <w:tcMar>
              <w:top w:w="75" w:type="dxa"/>
              <w:left w:w="75" w:type="dxa"/>
              <w:bottom w:w="75" w:type="dxa"/>
              <w:right w:w="75" w:type="dxa"/>
            </w:tcMar>
            <w:vAlign w:val="center"/>
          </w:tcPr>
          <w:p w14:paraId="62BBB9A0" w14:textId="77777777" w:rsidR="00BE38B6" w:rsidRDefault="00000000">
            <w:r>
              <w:rPr>
                <w:rFonts w:hint="eastAsia"/>
              </w:rPr>
              <w:t>1.25</w:t>
            </w:r>
          </w:p>
        </w:tc>
        <w:tc>
          <w:tcPr>
            <w:tcW w:w="703" w:type="pct"/>
            <w:tcMar>
              <w:top w:w="75" w:type="dxa"/>
              <w:left w:w="75" w:type="dxa"/>
              <w:bottom w:w="75" w:type="dxa"/>
              <w:right w:w="75" w:type="dxa"/>
            </w:tcMar>
            <w:vAlign w:val="center"/>
          </w:tcPr>
          <w:p w14:paraId="56CD1A59" w14:textId="77777777" w:rsidR="00BE38B6" w:rsidRDefault="00000000">
            <w:r>
              <w:rPr>
                <w:rFonts w:hint="eastAsia"/>
              </w:rPr>
              <w:t>0.97</w:t>
            </w:r>
          </w:p>
        </w:tc>
        <w:tc>
          <w:tcPr>
            <w:tcW w:w="1187" w:type="pct"/>
            <w:tcMar>
              <w:top w:w="75" w:type="dxa"/>
              <w:left w:w="75" w:type="dxa"/>
              <w:bottom w:w="75" w:type="dxa"/>
              <w:right w:w="75" w:type="dxa"/>
            </w:tcMar>
            <w:vAlign w:val="center"/>
          </w:tcPr>
          <w:p w14:paraId="15789F67" w14:textId="77777777" w:rsidR="00BE38B6" w:rsidRDefault="00000000">
            <w:r>
              <w:rPr>
                <w:rFonts w:hint="eastAsia"/>
              </w:rPr>
              <w:t>0.19</w:t>
            </w:r>
          </w:p>
        </w:tc>
      </w:tr>
      <w:tr w:rsidR="00BE38B6" w14:paraId="679CAB93" w14:textId="77777777" w:rsidTr="00EF3125">
        <w:tc>
          <w:tcPr>
            <w:tcW w:w="1448" w:type="pct"/>
            <w:tcMar>
              <w:top w:w="75" w:type="dxa"/>
              <w:left w:w="75" w:type="dxa"/>
              <w:bottom w:w="75" w:type="dxa"/>
              <w:right w:w="75" w:type="dxa"/>
            </w:tcMar>
            <w:vAlign w:val="center"/>
          </w:tcPr>
          <w:p w14:paraId="2BED0F78" w14:textId="77777777" w:rsidR="00BE38B6" w:rsidRDefault="00000000">
            <w:r>
              <w:rPr>
                <w:rFonts w:hint="eastAsia"/>
              </w:rPr>
              <w:t>徐州贾汪新能源公司</w:t>
            </w:r>
          </w:p>
        </w:tc>
        <w:tc>
          <w:tcPr>
            <w:tcW w:w="554" w:type="pct"/>
            <w:tcMar>
              <w:top w:w="75" w:type="dxa"/>
              <w:left w:w="75" w:type="dxa"/>
              <w:bottom w:w="75" w:type="dxa"/>
              <w:right w:w="75" w:type="dxa"/>
            </w:tcMar>
            <w:vAlign w:val="center"/>
          </w:tcPr>
          <w:p w14:paraId="40772EF5" w14:textId="77777777" w:rsidR="00BE38B6" w:rsidRDefault="00000000">
            <w:r>
              <w:rPr>
                <w:rFonts w:hint="eastAsia"/>
              </w:rPr>
              <w:t>4.81</w:t>
            </w:r>
          </w:p>
        </w:tc>
        <w:tc>
          <w:tcPr>
            <w:tcW w:w="554" w:type="pct"/>
            <w:tcMar>
              <w:top w:w="75" w:type="dxa"/>
              <w:left w:w="75" w:type="dxa"/>
              <w:bottom w:w="75" w:type="dxa"/>
              <w:right w:w="75" w:type="dxa"/>
            </w:tcMar>
            <w:vAlign w:val="center"/>
          </w:tcPr>
          <w:p w14:paraId="375147F8" w14:textId="77777777" w:rsidR="00BE38B6" w:rsidRDefault="00000000">
            <w:r>
              <w:rPr>
                <w:rFonts w:hint="eastAsia"/>
              </w:rPr>
              <w:t>3.23</w:t>
            </w:r>
          </w:p>
        </w:tc>
        <w:tc>
          <w:tcPr>
            <w:tcW w:w="554" w:type="pct"/>
            <w:tcMar>
              <w:top w:w="75" w:type="dxa"/>
              <w:left w:w="75" w:type="dxa"/>
              <w:bottom w:w="75" w:type="dxa"/>
              <w:right w:w="75" w:type="dxa"/>
            </w:tcMar>
            <w:vAlign w:val="center"/>
          </w:tcPr>
          <w:p w14:paraId="4442BC33" w14:textId="77777777" w:rsidR="00BE38B6" w:rsidRDefault="00000000">
            <w:r>
              <w:rPr>
                <w:rFonts w:hint="eastAsia"/>
              </w:rPr>
              <w:t>1.58</w:t>
            </w:r>
          </w:p>
        </w:tc>
        <w:tc>
          <w:tcPr>
            <w:tcW w:w="703" w:type="pct"/>
            <w:tcMar>
              <w:top w:w="75" w:type="dxa"/>
              <w:left w:w="75" w:type="dxa"/>
              <w:bottom w:w="75" w:type="dxa"/>
              <w:right w:w="75" w:type="dxa"/>
            </w:tcMar>
            <w:vAlign w:val="center"/>
          </w:tcPr>
          <w:p w14:paraId="4F3AD8D4" w14:textId="77777777" w:rsidR="00BE38B6" w:rsidRDefault="00000000">
            <w:r>
              <w:rPr>
                <w:rFonts w:hint="eastAsia"/>
              </w:rPr>
              <w:t>1.28</w:t>
            </w:r>
          </w:p>
        </w:tc>
        <w:tc>
          <w:tcPr>
            <w:tcW w:w="1187" w:type="pct"/>
            <w:tcMar>
              <w:top w:w="75" w:type="dxa"/>
              <w:left w:w="75" w:type="dxa"/>
              <w:bottom w:w="75" w:type="dxa"/>
              <w:right w:w="75" w:type="dxa"/>
            </w:tcMar>
            <w:vAlign w:val="center"/>
          </w:tcPr>
          <w:p w14:paraId="1F9D10DD" w14:textId="77777777" w:rsidR="00BE38B6" w:rsidRDefault="00000000">
            <w:r>
              <w:rPr>
                <w:rFonts w:hint="eastAsia"/>
              </w:rPr>
              <w:t>0.20</w:t>
            </w:r>
          </w:p>
        </w:tc>
      </w:tr>
      <w:tr w:rsidR="00BE38B6" w14:paraId="2DD6225B" w14:textId="77777777" w:rsidTr="00EF3125">
        <w:tc>
          <w:tcPr>
            <w:tcW w:w="1448" w:type="pct"/>
            <w:tcMar>
              <w:top w:w="75" w:type="dxa"/>
              <w:left w:w="75" w:type="dxa"/>
              <w:bottom w:w="75" w:type="dxa"/>
              <w:right w:w="75" w:type="dxa"/>
            </w:tcMar>
            <w:vAlign w:val="center"/>
          </w:tcPr>
          <w:p w14:paraId="006F1693" w14:textId="77777777" w:rsidR="00BE38B6" w:rsidRDefault="00000000">
            <w:r>
              <w:rPr>
                <w:rFonts w:hint="eastAsia"/>
              </w:rPr>
              <w:t>东海新能源公司</w:t>
            </w:r>
          </w:p>
        </w:tc>
        <w:tc>
          <w:tcPr>
            <w:tcW w:w="554" w:type="pct"/>
            <w:tcMar>
              <w:top w:w="75" w:type="dxa"/>
              <w:left w:w="75" w:type="dxa"/>
              <w:bottom w:w="75" w:type="dxa"/>
              <w:right w:w="75" w:type="dxa"/>
            </w:tcMar>
            <w:vAlign w:val="center"/>
          </w:tcPr>
          <w:p w14:paraId="40C1B5A8" w14:textId="77777777" w:rsidR="00BE38B6" w:rsidRDefault="00000000">
            <w:r>
              <w:rPr>
                <w:rFonts w:hint="eastAsia"/>
              </w:rPr>
              <w:t>2.53</w:t>
            </w:r>
          </w:p>
        </w:tc>
        <w:tc>
          <w:tcPr>
            <w:tcW w:w="554" w:type="pct"/>
            <w:tcMar>
              <w:top w:w="75" w:type="dxa"/>
              <w:left w:w="75" w:type="dxa"/>
              <w:bottom w:w="75" w:type="dxa"/>
              <w:right w:w="75" w:type="dxa"/>
            </w:tcMar>
            <w:vAlign w:val="center"/>
          </w:tcPr>
          <w:p w14:paraId="6262C6F8" w14:textId="77777777" w:rsidR="00BE38B6" w:rsidRDefault="00000000">
            <w:r>
              <w:rPr>
                <w:rFonts w:hint="eastAsia"/>
              </w:rPr>
              <w:t>1.73</w:t>
            </w:r>
          </w:p>
        </w:tc>
        <w:tc>
          <w:tcPr>
            <w:tcW w:w="554" w:type="pct"/>
            <w:tcMar>
              <w:top w:w="75" w:type="dxa"/>
              <w:left w:w="75" w:type="dxa"/>
              <w:bottom w:w="75" w:type="dxa"/>
              <w:right w:w="75" w:type="dxa"/>
            </w:tcMar>
            <w:vAlign w:val="center"/>
          </w:tcPr>
          <w:p w14:paraId="027814B4" w14:textId="77777777" w:rsidR="00BE38B6" w:rsidRDefault="00000000">
            <w:r>
              <w:rPr>
                <w:rFonts w:hint="eastAsia"/>
              </w:rPr>
              <w:t>0.8</w:t>
            </w:r>
          </w:p>
        </w:tc>
        <w:tc>
          <w:tcPr>
            <w:tcW w:w="703" w:type="pct"/>
            <w:tcMar>
              <w:top w:w="75" w:type="dxa"/>
              <w:left w:w="75" w:type="dxa"/>
              <w:bottom w:w="75" w:type="dxa"/>
              <w:right w:w="75" w:type="dxa"/>
            </w:tcMar>
            <w:vAlign w:val="center"/>
          </w:tcPr>
          <w:p w14:paraId="53BEF37D" w14:textId="77777777" w:rsidR="00BE38B6" w:rsidRDefault="00000000">
            <w:r>
              <w:rPr>
                <w:rFonts w:hint="eastAsia"/>
              </w:rPr>
              <w:t>0.66</w:t>
            </w:r>
          </w:p>
        </w:tc>
        <w:tc>
          <w:tcPr>
            <w:tcW w:w="1187" w:type="pct"/>
            <w:tcMar>
              <w:top w:w="75" w:type="dxa"/>
              <w:left w:w="75" w:type="dxa"/>
              <w:bottom w:w="75" w:type="dxa"/>
              <w:right w:w="75" w:type="dxa"/>
            </w:tcMar>
            <w:vAlign w:val="center"/>
          </w:tcPr>
          <w:p w14:paraId="5F8FE1CB" w14:textId="77777777" w:rsidR="00BE38B6" w:rsidRDefault="00000000">
            <w:r>
              <w:rPr>
                <w:rFonts w:hint="eastAsia"/>
              </w:rPr>
              <w:t>0.09</w:t>
            </w:r>
          </w:p>
        </w:tc>
      </w:tr>
      <w:tr w:rsidR="00BE38B6" w14:paraId="4A41151B" w14:textId="77777777" w:rsidTr="00EF3125">
        <w:tc>
          <w:tcPr>
            <w:tcW w:w="1448" w:type="pct"/>
            <w:tcMar>
              <w:top w:w="75" w:type="dxa"/>
              <w:left w:w="75" w:type="dxa"/>
              <w:bottom w:w="75" w:type="dxa"/>
              <w:right w:w="75" w:type="dxa"/>
            </w:tcMar>
            <w:vAlign w:val="center"/>
          </w:tcPr>
          <w:p w14:paraId="0AF0CF55" w14:textId="77777777" w:rsidR="00BE38B6" w:rsidRDefault="00000000">
            <w:r>
              <w:rPr>
                <w:rFonts w:hint="eastAsia"/>
              </w:rPr>
              <w:t>建湖光伏发电公司</w:t>
            </w:r>
          </w:p>
        </w:tc>
        <w:tc>
          <w:tcPr>
            <w:tcW w:w="554" w:type="pct"/>
            <w:tcMar>
              <w:top w:w="75" w:type="dxa"/>
              <w:left w:w="75" w:type="dxa"/>
              <w:bottom w:w="75" w:type="dxa"/>
              <w:right w:w="75" w:type="dxa"/>
            </w:tcMar>
            <w:vAlign w:val="center"/>
          </w:tcPr>
          <w:p w14:paraId="534EB44A" w14:textId="77777777" w:rsidR="00BE38B6" w:rsidRDefault="00000000">
            <w:r>
              <w:rPr>
                <w:rFonts w:hint="eastAsia"/>
              </w:rPr>
              <w:t>5.41</w:t>
            </w:r>
          </w:p>
        </w:tc>
        <w:tc>
          <w:tcPr>
            <w:tcW w:w="554" w:type="pct"/>
            <w:tcMar>
              <w:top w:w="75" w:type="dxa"/>
              <w:left w:w="75" w:type="dxa"/>
              <w:bottom w:w="75" w:type="dxa"/>
              <w:right w:w="75" w:type="dxa"/>
            </w:tcMar>
            <w:vAlign w:val="center"/>
          </w:tcPr>
          <w:p w14:paraId="0D674E82" w14:textId="77777777" w:rsidR="00BE38B6" w:rsidRDefault="00000000">
            <w:r>
              <w:rPr>
                <w:rFonts w:hint="eastAsia"/>
              </w:rPr>
              <w:t>3.6</w:t>
            </w:r>
          </w:p>
        </w:tc>
        <w:tc>
          <w:tcPr>
            <w:tcW w:w="554" w:type="pct"/>
            <w:tcMar>
              <w:top w:w="75" w:type="dxa"/>
              <w:left w:w="75" w:type="dxa"/>
              <w:bottom w:w="75" w:type="dxa"/>
              <w:right w:w="75" w:type="dxa"/>
            </w:tcMar>
            <w:vAlign w:val="center"/>
          </w:tcPr>
          <w:p w14:paraId="4F3B799D" w14:textId="77777777" w:rsidR="00BE38B6" w:rsidRDefault="00000000">
            <w:r>
              <w:rPr>
                <w:rFonts w:hint="eastAsia"/>
              </w:rPr>
              <w:t>1.81</w:t>
            </w:r>
          </w:p>
        </w:tc>
        <w:tc>
          <w:tcPr>
            <w:tcW w:w="703" w:type="pct"/>
            <w:tcMar>
              <w:top w:w="75" w:type="dxa"/>
              <w:left w:w="75" w:type="dxa"/>
              <w:bottom w:w="75" w:type="dxa"/>
              <w:right w:w="75" w:type="dxa"/>
            </w:tcMar>
            <w:vAlign w:val="center"/>
          </w:tcPr>
          <w:p w14:paraId="37B55234" w14:textId="77777777" w:rsidR="00BE38B6" w:rsidRDefault="00000000">
            <w:r>
              <w:rPr>
                <w:rFonts w:hint="eastAsia"/>
              </w:rPr>
              <w:t>1.39</w:t>
            </w:r>
          </w:p>
        </w:tc>
        <w:tc>
          <w:tcPr>
            <w:tcW w:w="1187" w:type="pct"/>
            <w:tcMar>
              <w:top w:w="75" w:type="dxa"/>
              <w:left w:w="75" w:type="dxa"/>
              <w:bottom w:w="75" w:type="dxa"/>
              <w:right w:w="75" w:type="dxa"/>
            </w:tcMar>
            <w:vAlign w:val="center"/>
          </w:tcPr>
          <w:p w14:paraId="421F6A62" w14:textId="77777777" w:rsidR="00BE38B6" w:rsidRDefault="00000000">
            <w:r>
              <w:rPr>
                <w:rFonts w:hint="eastAsia"/>
              </w:rPr>
              <w:t>0.30</w:t>
            </w:r>
          </w:p>
        </w:tc>
      </w:tr>
      <w:tr w:rsidR="00BE38B6" w14:paraId="19C6E551" w14:textId="77777777" w:rsidTr="00EF3125">
        <w:tc>
          <w:tcPr>
            <w:tcW w:w="1448" w:type="pct"/>
            <w:tcMar>
              <w:top w:w="75" w:type="dxa"/>
              <w:left w:w="75" w:type="dxa"/>
              <w:bottom w:w="75" w:type="dxa"/>
              <w:right w:w="75" w:type="dxa"/>
            </w:tcMar>
            <w:vAlign w:val="center"/>
          </w:tcPr>
          <w:p w14:paraId="3DD38F0A" w14:textId="77777777" w:rsidR="00BE38B6" w:rsidRDefault="00000000">
            <w:r>
              <w:rPr>
                <w:rFonts w:hint="eastAsia"/>
              </w:rPr>
              <w:t>抱日新能源公司</w:t>
            </w:r>
          </w:p>
        </w:tc>
        <w:tc>
          <w:tcPr>
            <w:tcW w:w="554" w:type="pct"/>
            <w:tcMar>
              <w:top w:w="75" w:type="dxa"/>
              <w:left w:w="75" w:type="dxa"/>
              <w:bottom w:w="75" w:type="dxa"/>
              <w:right w:w="75" w:type="dxa"/>
            </w:tcMar>
            <w:vAlign w:val="center"/>
          </w:tcPr>
          <w:p w14:paraId="7823517D" w14:textId="77777777" w:rsidR="00BE38B6" w:rsidRDefault="00000000">
            <w:r>
              <w:rPr>
                <w:rFonts w:hint="eastAsia"/>
              </w:rPr>
              <w:t>0.78</w:t>
            </w:r>
          </w:p>
        </w:tc>
        <w:tc>
          <w:tcPr>
            <w:tcW w:w="554" w:type="pct"/>
            <w:tcMar>
              <w:top w:w="75" w:type="dxa"/>
              <w:left w:w="75" w:type="dxa"/>
              <w:bottom w:w="75" w:type="dxa"/>
              <w:right w:w="75" w:type="dxa"/>
            </w:tcMar>
            <w:vAlign w:val="center"/>
          </w:tcPr>
          <w:p w14:paraId="7DFA26F6" w14:textId="77777777" w:rsidR="00BE38B6" w:rsidRDefault="00000000">
            <w:r>
              <w:rPr>
                <w:rFonts w:hint="eastAsia"/>
              </w:rPr>
              <w:t>0.7</w:t>
            </w:r>
          </w:p>
        </w:tc>
        <w:tc>
          <w:tcPr>
            <w:tcW w:w="554" w:type="pct"/>
            <w:tcMar>
              <w:top w:w="75" w:type="dxa"/>
              <w:left w:w="75" w:type="dxa"/>
              <w:bottom w:w="75" w:type="dxa"/>
              <w:right w:w="75" w:type="dxa"/>
            </w:tcMar>
            <w:vAlign w:val="center"/>
          </w:tcPr>
          <w:p w14:paraId="00B5A3A2" w14:textId="77777777" w:rsidR="00BE38B6" w:rsidRDefault="00000000">
            <w:r>
              <w:rPr>
                <w:rFonts w:hint="eastAsia"/>
              </w:rPr>
              <w:t>0.08</w:t>
            </w:r>
          </w:p>
        </w:tc>
        <w:tc>
          <w:tcPr>
            <w:tcW w:w="703" w:type="pct"/>
            <w:tcMar>
              <w:top w:w="75" w:type="dxa"/>
              <w:left w:w="75" w:type="dxa"/>
              <w:bottom w:w="75" w:type="dxa"/>
              <w:right w:w="75" w:type="dxa"/>
            </w:tcMar>
            <w:vAlign w:val="center"/>
          </w:tcPr>
          <w:p w14:paraId="53531F7E" w14:textId="77777777" w:rsidR="00BE38B6" w:rsidRDefault="00000000">
            <w:r>
              <w:rPr>
                <w:rFonts w:hint="eastAsia"/>
              </w:rPr>
              <w:t>0.07</w:t>
            </w:r>
          </w:p>
        </w:tc>
        <w:tc>
          <w:tcPr>
            <w:tcW w:w="1187" w:type="pct"/>
            <w:tcMar>
              <w:top w:w="75" w:type="dxa"/>
              <w:left w:w="75" w:type="dxa"/>
              <w:bottom w:w="75" w:type="dxa"/>
              <w:right w:w="75" w:type="dxa"/>
            </w:tcMar>
            <w:vAlign w:val="center"/>
          </w:tcPr>
          <w:p w14:paraId="36EC13F8" w14:textId="77777777" w:rsidR="00BE38B6" w:rsidRDefault="00000000">
            <w:r>
              <w:rPr>
                <w:rFonts w:hint="eastAsia"/>
              </w:rPr>
              <w:t>0.002</w:t>
            </w:r>
          </w:p>
        </w:tc>
      </w:tr>
      <w:tr w:rsidR="00BE38B6" w14:paraId="27EB44FB" w14:textId="77777777" w:rsidTr="00EF3125">
        <w:tc>
          <w:tcPr>
            <w:tcW w:w="1448" w:type="pct"/>
            <w:tcMar>
              <w:top w:w="75" w:type="dxa"/>
              <w:left w:w="75" w:type="dxa"/>
              <w:bottom w:w="75" w:type="dxa"/>
              <w:right w:w="75" w:type="dxa"/>
            </w:tcMar>
            <w:vAlign w:val="center"/>
          </w:tcPr>
          <w:p w14:paraId="7E580E31" w14:textId="77777777" w:rsidR="00BE38B6" w:rsidRDefault="00000000">
            <w:r>
              <w:rPr>
                <w:rFonts w:hint="eastAsia"/>
              </w:rPr>
              <w:t>远中能源公司</w:t>
            </w:r>
          </w:p>
        </w:tc>
        <w:tc>
          <w:tcPr>
            <w:tcW w:w="554" w:type="pct"/>
            <w:tcMar>
              <w:top w:w="75" w:type="dxa"/>
              <w:left w:w="75" w:type="dxa"/>
              <w:bottom w:w="75" w:type="dxa"/>
              <w:right w:w="75" w:type="dxa"/>
            </w:tcMar>
            <w:vAlign w:val="center"/>
          </w:tcPr>
          <w:p w14:paraId="13256FBB" w14:textId="77777777" w:rsidR="00BE38B6" w:rsidRDefault="00000000">
            <w:r>
              <w:rPr>
                <w:rFonts w:hint="eastAsia"/>
              </w:rPr>
              <w:t>0.58</w:t>
            </w:r>
          </w:p>
        </w:tc>
        <w:tc>
          <w:tcPr>
            <w:tcW w:w="554" w:type="pct"/>
            <w:tcMar>
              <w:top w:w="75" w:type="dxa"/>
              <w:left w:w="75" w:type="dxa"/>
              <w:bottom w:w="75" w:type="dxa"/>
              <w:right w:w="75" w:type="dxa"/>
            </w:tcMar>
            <w:vAlign w:val="center"/>
          </w:tcPr>
          <w:p w14:paraId="1E3C0B36" w14:textId="77777777" w:rsidR="00BE38B6" w:rsidRDefault="00000000">
            <w:r>
              <w:rPr>
                <w:rFonts w:hint="eastAsia"/>
              </w:rPr>
              <w:t>0.39</w:t>
            </w:r>
          </w:p>
        </w:tc>
        <w:tc>
          <w:tcPr>
            <w:tcW w:w="554" w:type="pct"/>
            <w:tcMar>
              <w:top w:w="75" w:type="dxa"/>
              <w:left w:w="75" w:type="dxa"/>
              <w:bottom w:w="75" w:type="dxa"/>
              <w:right w:w="75" w:type="dxa"/>
            </w:tcMar>
            <w:vAlign w:val="center"/>
          </w:tcPr>
          <w:p w14:paraId="0086EBE4" w14:textId="77777777" w:rsidR="00BE38B6" w:rsidRDefault="00000000">
            <w:r>
              <w:rPr>
                <w:rFonts w:hint="eastAsia"/>
              </w:rPr>
              <w:t>0.19</w:t>
            </w:r>
          </w:p>
        </w:tc>
        <w:tc>
          <w:tcPr>
            <w:tcW w:w="703" w:type="pct"/>
            <w:tcMar>
              <w:top w:w="75" w:type="dxa"/>
              <w:left w:w="75" w:type="dxa"/>
              <w:bottom w:w="75" w:type="dxa"/>
              <w:right w:w="75" w:type="dxa"/>
            </w:tcMar>
            <w:vAlign w:val="center"/>
          </w:tcPr>
          <w:p w14:paraId="53143210" w14:textId="77777777" w:rsidR="00BE38B6" w:rsidRDefault="00000000">
            <w:r>
              <w:rPr>
                <w:rFonts w:hint="eastAsia"/>
              </w:rPr>
              <w:t>0.15</w:t>
            </w:r>
          </w:p>
        </w:tc>
        <w:tc>
          <w:tcPr>
            <w:tcW w:w="1187" w:type="pct"/>
            <w:tcMar>
              <w:top w:w="75" w:type="dxa"/>
              <w:left w:w="75" w:type="dxa"/>
              <w:bottom w:w="75" w:type="dxa"/>
              <w:right w:w="75" w:type="dxa"/>
            </w:tcMar>
            <w:vAlign w:val="center"/>
          </w:tcPr>
          <w:p w14:paraId="48D17E68" w14:textId="77777777" w:rsidR="00BE38B6" w:rsidRDefault="00000000">
            <w:r>
              <w:rPr>
                <w:rFonts w:hint="eastAsia"/>
              </w:rPr>
              <w:t>0.01</w:t>
            </w:r>
          </w:p>
        </w:tc>
      </w:tr>
      <w:tr w:rsidR="00BE38B6" w14:paraId="17D51DB0" w14:textId="77777777" w:rsidTr="00EF3125">
        <w:tc>
          <w:tcPr>
            <w:tcW w:w="1448" w:type="pct"/>
            <w:tcMar>
              <w:top w:w="75" w:type="dxa"/>
              <w:left w:w="75" w:type="dxa"/>
              <w:bottom w:w="75" w:type="dxa"/>
              <w:right w:w="75" w:type="dxa"/>
            </w:tcMar>
            <w:vAlign w:val="center"/>
          </w:tcPr>
          <w:p w14:paraId="07C22BED" w14:textId="77777777" w:rsidR="00BE38B6" w:rsidRDefault="00000000">
            <w:r>
              <w:rPr>
                <w:rFonts w:hint="eastAsia"/>
              </w:rPr>
              <w:t>滨海海上风力发电公司</w:t>
            </w:r>
          </w:p>
        </w:tc>
        <w:tc>
          <w:tcPr>
            <w:tcW w:w="554" w:type="pct"/>
            <w:tcMar>
              <w:top w:w="75" w:type="dxa"/>
              <w:left w:w="75" w:type="dxa"/>
              <w:bottom w:w="75" w:type="dxa"/>
              <w:right w:w="75" w:type="dxa"/>
            </w:tcMar>
            <w:vAlign w:val="center"/>
          </w:tcPr>
          <w:p w14:paraId="3F1BD54D" w14:textId="77777777" w:rsidR="00BE38B6" w:rsidRDefault="00000000">
            <w:r>
              <w:rPr>
                <w:rFonts w:hint="eastAsia"/>
              </w:rPr>
              <w:t>67.06</w:t>
            </w:r>
          </w:p>
        </w:tc>
        <w:tc>
          <w:tcPr>
            <w:tcW w:w="554" w:type="pct"/>
            <w:tcMar>
              <w:top w:w="75" w:type="dxa"/>
              <w:left w:w="75" w:type="dxa"/>
              <w:bottom w:w="75" w:type="dxa"/>
              <w:right w:w="75" w:type="dxa"/>
            </w:tcMar>
            <w:vAlign w:val="center"/>
          </w:tcPr>
          <w:p w14:paraId="29D2B946" w14:textId="77777777" w:rsidR="00BE38B6" w:rsidRDefault="00000000">
            <w:r>
              <w:rPr>
                <w:rFonts w:hint="eastAsia"/>
              </w:rPr>
              <w:t>49.20</w:t>
            </w:r>
          </w:p>
        </w:tc>
        <w:tc>
          <w:tcPr>
            <w:tcW w:w="554" w:type="pct"/>
            <w:tcMar>
              <w:top w:w="75" w:type="dxa"/>
              <w:left w:w="75" w:type="dxa"/>
              <w:bottom w:w="75" w:type="dxa"/>
              <w:right w:w="75" w:type="dxa"/>
            </w:tcMar>
            <w:vAlign w:val="center"/>
          </w:tcPr>
          <w:p w14:paraId="141A8527" w14:textId="77777777" w:rsidR="00BE38B6" w:rsidRDefault="00000000">
            <w:r>
              <w:rPr>
                <w:rFonts w:hint="eastAsia"/>
              </w:rPr>
              <w:t>17.86</w:t>
            </w:r>
          </w:p>
        </w:tc>
        <w:tc>
          <w:tcPr>
            <w:tcW w:w="703" w:type="pct"/>
            <w:tcMar>
              <w:top w:w="75" w:type="dxa"/>
              <w:left w:w="75" w:type="dxa"/>
              <w:bottom w:w="75" w:type="dxa"/>
              <w:right w:w="75" w:type="dxa"/>
            </w:tcMar>
            <w:vAlign w:val="center"/>
          </w:tcPr>
          <w:p w14:paraId="5872F106" w14:textId="77777777" w:rsidR="00BE38B6" w:rsidRDefault="00000000">
            <w:r>
              <w:rPr>
                <w:rFonts w:hint="eastAsia"/>
              </w:rPr>
              <w:t>14.28</w:t>
            </w:r>
          </w:p>
        </w:tc>
        <w:tc>
          <w:tcPr>
            <w:tcW w:w="1187" w:type="pct"/>
            <w:tcMar>
              <w:top w:w="75" w:type="dxa"/>
              <w:left w:w="75" w:type="dxa"/>
              <w:bottom w:w="75" w:type="dxa"/>
              <w:right w:w="75" w:type="dxa"/>
            </w:tcMar>
            <w:vAlign w:val="center"/>
          </w:tcPr>
          <w:p w14:paraId="4C955470" w14:textId="77777777" w:rsidR="00BE38B6" w:rsidRDefault="00000000">
            <w:r>
              <w:rPr>
                <w:rFonts w:hint="eastAsia"/>
              </w:rPr>
              <w:t>2.80</w:t>
            </w:r>
          </w:p>
        </w:tc>
      </w:tr>
    </w:tbl>
    <w:p w14:paraId="65E0A9F9" w14:textId="77777777" w:rsidR="00BE38B6" w:rsidRDefault="00000000">
      <w:pPr>
        <w:wordWrap w:val="0"/>
        <w:spacing w:line="360" w:lineRule="auto"/>
        <w:jc w:val="right"/>
        <w:rPr>
          <w:rFonts w:ascii="宋体" w:hAnsi="宋体" w:hint="eastAsia"/>
          <w:sz w:val="24"/>
        </w:rPr>
      </w:pPr>
      <w:r>
        <w:rPr>
          <w:rFonts w:ascii="宋体" w:hAnsi="宋体" w:hint="eastAsia"/>
          <w:sz w:val="24"/>
        </w:rPr>
        <w:t>单位：亿元</w:t>
      </w:r>
    </w:p>
    <w:p w14:paraId="63887C4F" w14:textId="77777777" w:rsidR="00BE38B6" w:rsidRDefault="00000000">
      <w:pPr>
        <w:wordWrap w:val="0"/>
        <w:spacing w:line="360" w:lineRule="auto"/>
        <w:ind w:firstLineChars="142" w:firstLine="341"/>
        <w:jc w:val="center"/>
        <w:rPr>
          <w:rFonts w:ascii="宋体" w:hAnsi="宋体" w:cs="宋体" w:hint="eastAsia"/>
          <w:sz w:val="24"/>
        </w:rPr>
      </w:pPr>
      <w:r>
        <w:rPr>
          <w:rFonts w:ascii="宋体" w:hAnsi="宋体" w:cs="宋体" w:hint="eastAsia"/>
          <w:sz w:val="24"/>
        </w:rPr>
        <w:t>数据来源：巨潮资讯网</w:t>
      </w:r>
      <w:r>
        <w:rPr>
          <w:rFonts w:ascii="宋体" w:hAnsi="宋体" w:cs="宋体"/>
          <w:sz w:val="24"/>
        </w:rPr>
        <w:t>https://www.cninfo.com.cn/new/disclosure/detail?orgId=gssh0600021&amp;announcementId=1211551330&amp;announcementTime=2021-11-11</w:t>
      </w:r>
    </w:p>
    <w:p w14:paraId="0615CE86" w14:textId="1FB465E5" w:rsidR="00BE38B6" w:rsidRDefault="00000000">
      <w:pPr>
        <w:spacing w:line="360" w:lineRule="auto"/>
        <w:ind w:firstLineChars="142" w:firstLine="341"/>
        <w:rPr>
          <w:rFonts w:ascii="宋体" w:hAnsi="宋体" w:cs="宋体" w:hint="eastAsia"/>
          <w:sz w:val="24"/>
        </w:rPr>
      </w:pPr>
      <w:r>
        <w:rPr>
          <w:rFonts w:ascii="宋体" w:hAnsi="宋体" w:cs="宋体"/>
          <w:sz w:val="24"/>
        </w:rPr>
        <w:lastRenderedPageBreak/>
        <w:t>为积极稳妥地降低企业资产负债率、优化资本结构，上海电力控股子公司 江苏公司所属 9 家全资子公司拟引进工银投资采用现金增资并用于偿还债务的方式实施市场化债转股</w:t>
      </w:r>
      <w:r>
        <w:rPr>
          <w:rFonts w:ascii="宋体" w:hAnsi="宋体" w:cs="宋体" w:hint="eastAsia"/>
          <w:sz w:val="24"/>
        </w:rPr>
        <w:t>，有利于提高公司权益融资比重，降低公司利息支出，增强公司的核心竞争力和可持续健康发展能力。</w:t>
      </w:r>
    </w:p>
    <w:p w14:paraId="0DA0ACC5" w14:textId="77777777" w:rsidR="00BE38B6" w:rsidRDefault="00000000">
      <w:pPr>
        <w:spacing w:line="360" w:lineRule="auto"/>
        <w:ind w:firstLineChars="142" w:firstLine="341"/>
        <w:rPr>
          <w:rFonts w:ascii="宋体" w:hAnsi="宋体" w:cs="宋体" w:hint="eastAsia"/>
          <w:b/>
          <w:bCs/>
          <w:sz w:val="24"/>
        </w:rPr>
      </w:pPr>
      <w:r>
        <w:rPr>
          <w:rFonts w:ascii="宋体" w:hAnsi="宋体" w:cs="宋体" w:hint="eastAsia"/>
          <w:sz w:val="24"/>
        </w:rPr>
        <w:t>2.</w:t>
      </w:r>
      <w:r>
        <w:rPr>
          <w:rFonts w:ascii="宋体" w:hAnsi="宋体" w:cs="宋体" w:hint="eastAsia"/>
          <w:b/>
          <w:bCs/>
          <w:sz w:val="24"/>
        </w:rPr>
        <w:t xml:space="preserve"> 市场化债转股成因</w:t>
      </w:r>
    </w:p>
    <w:p w14:paraId="6810BCFC" w14:textId="77777777" w:rsidR="00BE38B6" w:rsidRDefault="00000000">
      <w:pPr>
        <w:wordWrap w:val="0"/>
        <w:spacing w:line="360" w:lineRule="auto"/>
        <w:ind w:firstLineChars="142" w:firstLine="341"/>
        <w:jc w:val="left"/>
        <w:rPr>
          <w:rFonts w:ascii="宋体" w:hAnsi="宋体" w:cs="宋体" w:hint="eastAsia"/>
          <w:sz w:val="24"/>
        </w:rPr>
      </w:pPr>
      <w:r>
        <w:rPr>
          <w:rFonts w:ascii="宋体" w:hAnsi="宋体" w:cs="宋体" w:hint="eastAsia"/>
          <w:sz w:val="24"/>
        </w:rPr>
        <w:t>上海电力推行市场化债转股的动因，笔者认为可以归结为三个层面：响应政策号召、优化财务状况、增强企业竞争力。其核心逻辑是利用金融工具将子公司的债务转化为权益资本，从而实现“降杠杆”的目标。具体动因如下：</w:t>
      </w:r>
    </w:p>
    <w:p w14:paraId="652EEAF5" w14:textId="77777777" w:rsidR="00BE38B6" w:rsidRDefault="00000000">
      <w:pPr>
        <w:wordWrap w:val="0"/>
        <w:spacing w:line="360" w:lineRule="auto"/>
        <w:ind w:firstLineChars="200" w:firstLine="480"/>
        <w:jc w:val="left"/>
        <w:rPr>
          <w:rFonts w:ascii="宋体" w:hAnsi="宋体" w:cs="宋体" w:hint="eastAsia"/>
          <w:sz w:val="24"/>
        </w:rPr>
      </w:pPr>
      <w:r>
        <w:rPr>
          <w:rFonts w:ascii="宋体" w:hAnsi="宋体" w:cs="宋体" w:hint="eastAsia"/>
          <w:sz w:val="24"/>
        </w:rPr>
        <w:t>（1）政策驱动层面：落实国家“去杠杆”部署</w:t>
      </w:r>
    </w:p>
    <w:p w14:paraId="53F8A9EC" w14:textId="77777777" w:rsidR="00BE38B6" w:rsidRDefault="00000000">
      <w:pPr>
        <w:wordWrap w:val="0"/>
        <w:spacing w:line="360" w:lineRule="auto"/>
        <w:ind w:firstLineChars="200" w:firstLine="480"/>
        <w:jc w:val="left"/>
        <w:rPr>
          <w:rFonts w:ascii="宋体" w:hAnsi="宋体" w:cs="宋体" w:hint="eastAsia"/>
          <w:sz w:val="24"/>
        </w:rPr>
      </w:pPr>
      <w:r>
        <w:rPr>
          <w:rFonts w:ascii="宋体" w:hAnsi="宋体" w:cs="宋体" w:hint="eastAsia"/>
          <w:sz w:val="24"/>
        </w:rPr>
        <w:t>作为央企子公司，上海电力需要贯彻落实国家推进供给侧结构性改革、重点做好 “三去一降一补” 工作的决策部署。引入工银投资这类由银监会批准成立的、专门从事市场化债转股的金融机构，可以积极稳妥地降低企业杠杆率，符合国家政策导向。</w:t>
      </w:r>
    </w:p>
    <w:p w14:paraId="059B9250" w14:textId="77777777" w:rsidR="00BE38B6" w:rsidRDefault="00000000">
      <w:pPr>
        <w:wordWrap w:val="0"/>
        <w:spacing w:line="360" w:lineRule="auto"/>
        <w:ind w:firstLineChars="200" w:firstLine="480"/>
        <w:jc w:val="left"/>
        <w:rPr>
          <w:rFonts w:ascii="宋体" w:hAnsi="宋体" w:cs="宋体" w:hint="eastAsia"/>
          <w:sz w:val="24"/>
        </w:rPr>
      </w:pPr>
      <w:r>
        <w:rPr>
          <w:rFonts w:ascii="宋体" w:hAnsi="宋体" w:cs="宋体" w:hint="eastAsia"/>
          <w:sz w:val="24"/>
        </w:rPr>
        <w:t>（2）财务优化层面：降低负债与财务费用</w:t>
      </w:r>
    </w:p>
    <w:p w14:paraId="3C48B6CB" w14:textId="77777777" w:rsidR="00BE38B6" w:rsidRDefault="00000000">
      <w:pPr>
        <w:wordWrap w:val="0"/>
        <w:spacing w:line="360" w:lineRule="auto"/>
        <w:ind w:firstLineChars="242" w:firstLine="581"/>
        <w:jc w:val="left"/>
        <w:rPr>
          <w:rFonts w:ascii="宋体" w:hAnsi="宋体" w:cs="宋体" w:hint="eastAsia"/>
          <w:sz w:val="24"/>
        </w:rPr>
      </w:pPr>
      <w:r>
        <w:rPr>
          <w:rFonts w:ascii="宋体" w:hAnsi="宋体" w:cs="宋体" w:hint="eastAsia"/>
          <w:sz w:val="24"/>
        </w:rPr>
        <w:t>降低资产负债率：通过将增资资金用于偿还存量金融机构的有息债务，直接减少了债务规模，增加了权益资本。例如2018年方案预计降低整体资产负债率3.5个百分点，2021年方案预计降低1.69个百分点。</w:t>
      </w:r>
    </w:p>
    <w:p w14:paraId="4C995845" w14:textId="77777777" w:rsidR="00BE38B6" w:rsidRDefault="00000000">
      <w:pPr>
        <w:wordWrap w:val="0"/>
        <w:spacing w:line="360" w:lineRule="auto"/>
        <w:ind w:firstLineChars="242" w:firstLine="581"/>
        <w:jc w:val="left"/>
        <w:rPr>
          <w:rFonts w:ascii="宋体" w:hAnsi="宋体" w:cs="宋体" w:hint="eastAsia"/>
          <w:sz w:val="24"/>
        </w:rPr>
      </w:pPr>
      <w:r>
        <w:rPr>
          <w:rFonts w:ascii="宋体" w:hAnsi="宋体" w:cs="宋体" w:hint="eastAsia"/>
          <w:sz w:val="24"/>
        </w:rPr>
        <w:t>减少利息支出：用权益资金替换高成本债务，直接降低了利息支出，从而缓解资金压力并提升公司的盈利能力。</w:t>
      </w:r>
    </w:p>
    <w:p w14:paraId="31DC36B2" w14:textId="77777777" w:rsidR="00BE38B6" w:rsidRDefault="00000000">
      <w:pPr>
        <w:wordWrap w:val="0"/>
        <w:spacing w:line="360" w:lineRule="auto"/>
        <w:ind w:firstLineChars="200" w:firstLine="480"/>
        <w:jc w:val="left"/>
        <w:rPr>
          <w:rFonts w:ascii="宋体" w:hAnsi="宋体" w:cs="宋体" w:hint="eastAsia"/>
          <w:sz w:val="24"/>
        </w:rPr>
      </w:pPr>
      <w:r>
        <w:rPr>
          <w:rFonts w:ascii="宋体" w:hAnsi="宋体" w:cs="宋体" w:hint="eastAsia"/>
          <w:sz w:val="24"/>
        </w:rPr>
        <w:t>（3）经营发展层面：提升核心竞争力</w:t>
      </w:r>
    </w:p>
    <w:p w14:paraId="682B0628" w14:textId="77777777" w:rsidR="00BE38B6" w:rsidRDefault="00000000">
      <w:pPr>
        <w:wordWrap w:val="0"/>
        <w:spacing w:line="360" w:lineRule="auto"/>
        <w:ind w:firstLineChars="242" w:firstLine="581"/>
        <w:jc w:val="left"/>
        <w:rPr>
          <w:rFonts w:ascii="宋体" w:hAnsi="宋体" w:cs="宋体" w:hint="eastAsia"/>
          <w:sz w:val="24"/>
        </w:rPr>
      </w:pPr>
      <w:r>
        <w:rPr>
          <w:rFonts w:ascii="宋体" w:hAnsi="宋体" w:cs="宋体" w:hint="eastAsia"/>
          <w:sz w:val="24"/>
        </w:rPr>
        <w:t>优化资本结构：提高权益融资比重，为公司后续发展提供更稳健的财务基础，增强可持续健康发展能力。</w:t>
      </w:r>
    </w:p>
    <w:p w14:paraId="55980EE9" w14:textId="77777777" w:rsidR="00BE38B6" w:rsidRDefault="00000000">
      <w:pPr>
        <w:wordWrap w:val="0"/>
        <w:spacing w:line="360" w:lineRule="auto"/>
        <w:ind w:firstLineChars="242" w:firstLine="581"/>
        <w:jc w:val="left"/>
        <w:rPr>
          <w:rFonts w:ascii="宋体" w:hAnsi="宋体" w:cs="宋体" w:hint="eastAsia"/>
          <w:sz w:val="24"/>
        </w:rPr>
      </w:pPr>
      <w:r>
        <w:rPr>
          <w:rFonts w:ascii="宋体" w:hAnsi="宋体" w:cs="宋体" w:hint="eastAsia"/>
          <w:sz w:val="24"/>
        </w:rPr>
        <w:t>增强控制力与竞争力：值得注意的是，虽然让渡了子公司的部分股权，但上海电力依然保持实际控制权。这种“增资不控权”的方式，既引入了资金，又确保了战略执行的统一性，有助于企业集中资源做强主业，不断增强企业竞争力。</w:t>
      </w:r>
    </w:p>
    <w:p w14:paraId="4580ED71" w14:textId="77777777" w:rsidR="00BE38B6" w:rsidRDefault="00000000">
      <w:pPr>
        <w:spacing w:line="360" w:lineRule="auto"/>
        <w:ind w:firstLineChars="142" w:firstLine="342"/>
        <w:rPr>
          <w:rFonts w:ascii="宋体" w:hAnsi="宋体" w:cs="宋体" w:hint="eastAsia"/>
          <w:b/>
          <w:bCs/>
          <w:sz w:val="24"/>
        </w:rPr>
      </w:pPr>
      <w:r>
        <w:rPr>
          <w:rFonts w:ascii="宋体" w:hAnsi="宋体" w:cs="宋体" w:hint="eastAsia"/>
          <w:b/>
          <w:bCs/>
          <w:sz w:val="24"/>
        </w:rPr>
        <w:t>3. 市场化债转股实施方案</w:t>
      </w:r>
    </w:p>
    <w:p w14:paraId="7E21D7FF" w14:textId="77777777" w:rsidR="00BE38B6" w:rsidRDefault="00000000">
      <w:pPr>
        <w:wordWrap w:val="0"/>
        <w:spacing w:line="360" w:lineRule="auto"/>
        <w:ind w:firstLineChars="142" w:firstLine="341"/>
        <w:jc w:val="left"/>
        <w:rPr>
          <w:rFonts w:ascii="宋体" w:hAnsi="宋体" w:cs="宋体" w:hint="eastAsia"/>
          <w:sz w:val="24"/>
        </w:rPr>
      </w:pPr>
      <w:r>
        <w:rPr>
          <w:rFonts w:ascii="宋体" w:hAnsi="宋体" w:cs="宋体"/>
          <w:sz w:val="24"/>
        </w:rPr>
        <w:t>（</w:t>
      </w:r>
      <w:r>
        <w:rPr>
          <w:rFonts w:ascii="宋体" w:hAnsi="宋体" w:cs="宋体" w:hint="eastAsia"/>
          <w:sz w:val="24"/>
        </w:rPr>
        <w:t>1</w:t>
      </w:r>
      <w:r>
        <w:rPr>
          <w:rFonts w:ascii="宋体" w:hAnsi="宋体" w:cs="宋体"/>
          <w:sz w:val="24"/>
        </w:rPr>
        <w:t xml:space="preserve">）本次交易的主要内容 </w:t>
      </w:r>
    </w:p>
    <w:p w14:paraId="73684A91" w14:textId="77777777" w:rsidR="00BE38B6" w:rsidRDefault="00000000">
      <w:pPr>
        <w:wordWrap w:val="0"/>
        <w:spacing w:line="360" w:lineRule="auto"/>
        <w:ind w:firstLineChars="142" w:firstLine="341"/>
        <w:jc w:val="left"/>
        <w:rPr>
          <w:rFonts w:ascii="宋体" w:hAnsi="宋体" w:cs="宋体" w:hint="eastAsia"/>
          <w:sz w:val="24"/>
        </w:rPr>
      </w:pPr>
      <w:r>
        <w:rPr>
          <w:rFonts w:ascii="宋体" w:hAnsi="宋体" w:cs="宋体"/>
          <w:sz w:val="24"/>
        </w:rPr>
        <w:t>为积极稳妥地降低企业资产负债率、优化资本结构，上海电力控股子公司 江苏公司所属 9 家全资子公司拟引进工银投资采用现金增资并用于偿还债务的方式实施市场化债转股。</w:t>
      </w:r>
    </w:p>
    <w:p w14:paraId="0301A37A" w14:textId="77777777" w:rsidR="00BE38B6" w:rsidRDefault="00000000">
      <w:pPr>
        <w:wordWrap w:val="0"/>
        <w:spacing w:line="360" w:lineRule="auto"/>
        <w:ind w:firstLineChars="142" w:firstLine="341"/>
        <w:jc w:val="left"/>
        <w:rPr>
          <w:rFonts w:ascii="宋体" w:hAnsi="宋体" w:cs="宋体" w:hint="eastAsia"/>
          <w:sz w:val="24"/>
        </w:rPr>
      </w:pPr>
      <w:r>
        <w:rPr>
          <w:rFonts w:ascii="宋体" w:hAnsi="宋体" w:cs="宋体"/>
          <w:sz w:val="24"/>
        </w:rPr>
        <w:t>工银投资拟通过非公开协议方式向江苏公司所属 9 家全资子公司增资合计 27.0</w:t>
      </w:r>
      <w:r>
        <w:rPr>
          <w:rFonts w:ascii="宋体" w:hAnsi="宋体" w:cs="宋体"/>
          <w:sz w:val="24"/>
        </w:rPr>
        <w:lastRenderedPageBreak/>
        <w:t>4 亿元。增资资金用于偿还标的公司或江苏公司存量金融机构有息债务。本次增资完成后，江苏公司继续作为标的公司控股股东，仍然拥有对 9 家标的公司的实际控制权。本次增资事项不构成中国证监会《上市公司重大资产重组管理办法》规定的重大资产重组。</w:t>
      </w:r>
    </w:p>
    <w:p w14:paraId="70E92A1A" w14:textId="77777777" w:rsidR="00BE38B6" w:rsidRDefault="00000000">
      <w:pPr>
        <w:wordWrap w:val="0"/>
        <w:spacing w:line="360" w:lineRule="auto"/>
        <w:ind w:firstLineChars="142" w:firstLine="341"/>
        <w:jc w:val="left"/>
        <w:rPr>
          <w:rFonts w:ascii="宋体" w:hAnsi="宋体" w:cs="宋体" w:hint="eastAsia"/>
          <w:sz w:val="24"/>
        </w:rPr>
      </w:pPr>
      <w:r>
        <w:rPr>
          <w:rFonts w:ascii="宋体" w:hAnsi="宋体" w:cs="宋体" w:hint="eastAsia"/>
          <w:sz w:val="24"/>
        </w:rPr>
        <w:t>（2）实施机构及资金来源</w:t>
      </w:r>
    </w:p>
    <w:p w14:paraId="3C011CC9" w14:textId="77777777" w:rsidR="00BE38B6" w:rsidRDefault="00000000">
      <w:pPr>
        <w:wordWrap w:val="0"/>
        <w:spacing w:line="360" w:lineRule="auto"/>
        <w:ind w:firstLineChars="142" w:firstLine="341"/>
        <w:jc w:val="left"/>
        <w:rPr>
          <w:rFonts w:ascii="宋体" w:hAnsi="宋体" w:cs="宋体" w:hint="eastAsia"/>
          <w:sz w:val="24"/>
        </w:rPr>
      </w:pPr>
      <w:r>
        <w:rPr>
          <w:rFonts w:ascii="宋体" w:hAnsi="宋体" w:cs="宋体" w:hint="eastAsia"/>
          <w:sz w:val="24"/>
        </w:rPr>
        <w:t>上海电力股份有限公司市场化债转股的实施机构为</w:t>
      </w:r>
      <w:r>
        <w:rPr>
          <w:rFonts w:ascii="宋体" w:hAnsi="宋体" w:cs="宋体"/>
          <w:sz w:val="24"/>
        </w:rPr>
        <w:t>工银投资</w:t>
      </w:r>
      <w:r>
        <w:rPr>
          <w:rFonts w:ascii="宋体" w:hAnsi="宋体" w:cs="宋体" w:hint="eastAsia"/>
          <w:sz w:val="24"/>
        </w:rPr>
        <w:t>，其</w:t>
      </w:r>
      <w:r>
        <w:rPr>
          <w:rFonts w:ascii="宋体" w:hAnsi="宋体" w:cs="宋体"/>
          <w:sz w:val="24"/>
        </w:rPr>
        <w:t>为中国工商银行股份有限公司出资成立的全资子公司，目前注册资本金为270亿元。工银投资是为落实国家供给侧结构性改革和降低企业杠杆率要求，由银监会批准成立的国内首批银行系市场化债转股实施机构之一，主要从事市场化债转股业务。</w:t>
      </w:r>
      <w:r>
        <w:rPr>
          <w:rFonts w:ascii="宋体" w:hAnsi="宋体" w:cs="宋体" w:hint="eastAsia"/>
          <w:sz w:val="24"/>
        </w:rPr>
        <w:t>工银投资增资的27.04亿资金来自央行下发工商银行的定向降准资金，一定程度上可以加快市场化债转股的落地。</w:t>
      </w:r>
    </w:p>
    <w:p w14:paraId="11BA26CF" w14:textId="77777777" w:rsidR="00BE38B6" w:rsidRDefault="00000000">
      <w:pPr>
        <w:wordWrap w:val="0"/>
        <w:spacing w:line="360" w:lineRule="auto"/>
        <w:ind w:firstLineChars="142" w:firstLine="341"/>
        <w:jc w:val="left"/>
        <w:rPr>
          <w:rFonts w:ascii="宋体" w:hAnsi="宋体" w:cs="宋体" w:hint="eastAsia"/>
          <w:sz w:val="24"/>
        </w:rPr>
      </w:pPr>
      <w:r>
        <w:rPr>
          <w:rFonts w:ascii="宋体" w:hAnsi="宋体" w:cs="宋体" w:hint="eastAsia"/>
          <w:sz w:val="24"/>
        </w:rPr>
        <w:t>（3）增资方案</w:t>
      </w:r>
    </w:p>
    <w:p w14:paraId="2D6F9A3C" w14:textId="77777777" w:rsidR="00BE38B6" w:rsidRDefault="00000000">
      <w:pPr>
        <w:wordWrap w:val="0"/>
        <w:spacing w:line="360" w:lineRule="auto"/>
        <w:ind w:firstLineChars="142" w:firstLine="341"/>
        <w:jc w:val="left"/>
        <w:rPr>
          <w:rFonts w:ascii="宋体" w:hAnsi="宋体" w:cs="宋体" w:hint="eastAsia"/>
          <w:sz w:val="24"/>
        </w:rPr>
      </w:pPr>
      <w:r>
        <w:rPr>
          <w:rFonts w:ascii="宋体" w:hAnsi="宋体" w:cs="宋体"/>
          <w:sz w:val="24"/>
        </w:rPr>
        <w:t>本次增资价格根据评估结果确定。根据北京国有大正资产评估有限公司和上海立信资产评估有限公司出具的资产评估报告，以2020年12月31日为评估基准日，采用收益法作为评估结论，评估结果具体如下：</w:t>
      </w:r>
    </w:p>
    <w:p w14:paraId="399F5555" w14:textId="0887770E" w:rsidR="00EF3125" w:rsidRPr="00EF3125" w:rsidRDefault="00EF3125" w:rsidP="00EF3125">
      <w:pPr>
        <w:wordWrap w:val="0"/>
        <w:spacing w:line="360" w:lineRule="auto"/>
        <w:ind w:firstLineChars="342" w:firstLine="718"/>
        <w:jc w:val="center"/>
        <w:rPr>
          <w:rFonts w:ascii="黑体" w:eastAsia="黑体" w:hAnsi="黑体" w:hint="eastAsia"/>
          <w:szCs w:val="21"/>
        </w:rPr>
      </w:pPr>
      <w:r w:rsidRPr="00EF3125">
        <w:rPr>
          <w:rFonts w:ascii="黑体" w:eastAsia="黑体" w:hAnsi="黑体" w:hint="eastAsia"/>
          <w:szCs w:val="21"/>
        </w:rPr>
        <w:t>表三 上海电力市场化债转股标的子公司评估结果</w:t>
      </w:r>
    </w:p>
    <w:tbl>
      <w:tblPr>
        <w:tblW w:w="5000" w:type="pct"/>
        <w:tblBorders>
          <w:top w:val="single" w:sz="18" w:space="0" w:color="000000" w:themeColor="text1"/>
          <w:bottom w:val="single" w:sz="18" w:space="0" w:color="000000" w:themeColor="text1"/>
          <w:insideH w:val="single" w:sz="2" w:space="0" w:color="000000" w:themeColor="text1"/>
          <w:insideV w:val="single" w:sz="2" w:space="0" w:color="000000" w:themeColor="text1"/>
        </w:tblBorders>
        <w:shd w:val="solid" w:color="FFFFFF" w:themeColor="background1" w:fill="F7F7F8"/>
        <w:tblCellMar>
          <w:left w:w="0" w:type="dxa"/>
          <w:right w:w="0" w:type="dxa"/>
        </w:tblCellMar>
        <w:tblLook w:val="04A0" w:firstRow="1" w:lastRow="0" w:firstColumn="1" w:lastColumn="0" w:noHBand="0" w:noVBand="1"/>
      </w:tblPr>
      <w:tblGrid>
        <w:gridCol w:w="2909"/>
        <w:gridCol w:w="1702"/>
        <w:gridCol w:w="1289"/>
        <w:gridCol w:w="1641"/>
        <w:gridCol w:w="1396"/>
      </w:tblGrid>
      <w:tr w:rsidR="00BE38B6" w14:paraId="092CA775" w14:textId="77777777" w:rsidTr="00EF3125">
        <w:tc>
          <w:tcPr>
            <w:tcW w:w="1628" w:type="pct"/>
            <w:shd w:val="solid" w:color="FFFFFF" w:themeColor="background1" w:fill="F7F7F8"/>
            <w:tcMar>
              <w:top w:w="75" w:type="dxa"/>
              <w:left w:w="75" w:type="dxa"/>
              <w:bottom w:w="75" w:type="dxa"/>
              <w:right w:w="75" w:type="dxa"/>
            </w:tcMar>
            <w:vAlign w:val="center"/>
          </w:tcPr>
          <w:p w14:paraId="2D7CAAC4" w14:textId="77777777" w:rsidR="00BE38B6" w:rsidRDefault="00000000">
            <w:pPr>
              <w:wordWrap w:val="0"/>
              <w:spacing w:line="360" w:lineRule="auto"/>
              <w:ind w:firstLineChars="142" w:firstLine="341"/>
              <w:jc w:val="left"/>
              <w:rPr>
                <w:rFonts w:ascii="宋体" w:hAnsi="宋体" w:cs="宋体" w:hint="eastAsia"/>
                <w:sz w:val="24"/>
              </w:rPr>
            </w:pPr>
            <w:r>
              <w:rPr>
                <w:rFonts w:ascii="宋体" w:hAnsi="宋体" w:cs="宋体" w:hint="eastAsia"/>
                <w:sz w:val="24"/>
              </w:rPr>
              <w:t>标的名称</w:t>
            </w:r>
          </w:p>
        </w:tc>
        <w:tc>
          <w:tcPr>
            <w:tcW w:w="952" w:type="pct"/>
            <w:shd w:val="solid" w:color="FFFFFF" w:themeColor="background1" w:fill="F7F7F8"/>
            <w:tcMar>
              <w:top w:w="75" w:type="dxa"/>
              <w:left w:w="75" w:type="dxa"/>
              <w:bottom w:w="75" w:type="dxa"/>
              <w:right w:w="75" w:type="dxa"/>
            </w:tcMar>
            <w:vAlign w:val="center"/>
          </w:tcPr>
          <w:p w14:paraId="22AFF92C" w14:textId="77777777" w:rsidR="00BE38B6" w:rsidRDefault="00000000">
            <w:pPr>
              <w:wordWrap w:val="0"/>
              <w:spacing w:line="360" w:lineRule="auto"/>
              <w:ind w:firstLineChars="142" w:firstLine="341"/>
              <w:jc w:val="left"/>
              <w:rPr>
                <w:rFonts w:ascii="宋体" w:hAnsi="宋体" w:cs="宋体" w:hint="eastAsia"/>
                <w:sz w:val="24"/>
              </w:rPr>
            </w:pPr>
            <w:r>
              <w:rPr>
                <w:rFonts w:ascii="宋体" w:hAnsi="宋体" w:cs="宋体" w:hint="eastAsia"/>
                <w:sz w:val="24"/>
              </w:rPr>
              <w:t>账面净资产 （万元）</w:t>
            </w:r>
          </w:p>
        </w:tc>
        <w:tc>
          <w:tcPr>
            <w:tcW w:w="721" w:type="pct"/>
            <w:shd w:val="solid" w:color="FFFFFF" w:themeColor="background1" w:fill="F7F7F8"/>
            <w:tcMar>
              <w:top w:w="75" w:type="dxa"/>
              <w:left w:w="75" w:type="dxa"/>
              <w:bottom w:w="75" w:type="dxa"/>
              <w:right w:w="75" w:type="dxa"/>
            </w:tcMar>
            <w:vAlign w:val="center"/>
          </w:tcPr>
          <w:p w14:paraId="53F6C9E6" w14:textId="77777777" w:rsidR="00BE38B6" w:rsidRDefault="00000000">
            <w:pPr>
              <w:wordWrap w:val="0"/>
              <w:spacing w:line="360" w:lineRule="auto"/>
              <w:ind w:firstLineChars="142" w:firstLine="341"/>
              <w:jc w:val="left"/>
              <w:rPr>
                <w:rFonts w:ascii="宋体" w:hAnsi="宋体" w:cs="宋体" w:hint="eastAsia"/>
                <w:sz w:val="24"/>
              </w:rPr>
            </w:pPr>
            <w:r>
              <w:rPr>
                <w:rFonts w:ascii="宋体" w:hAnsi="宋体" w:cs="宋体" w:hint="eastAsia"/>
                <w:sz w:val="24"/>
              </w:rPr>
              <w:t>评估值 （万元）</w:t>
            </w:r>
          </w:p>
        </w:tc>
        <w:tc>
          <w:tcPr>
            <w:tcW w:w="918" w:type="pct"/>
            <w:shd w:val="solid" w:color="FFFFFF" w:themeColor="background1" w:fill="F7F7F8"/>
            <w:tcMar>
              <w:top w:w="75" w:type="dxa"/>
              <w:left w:w="75" w:type="dxa"/>
              <w:bottom w:w="75" w:type="dxa"/>
              <w:right w:w="75" w:type="dxa"/>
            </w:tcMar>
            <w:vAlign w:val="center"/>
          </w:tcPr>
          <w:p w14:paraId="3DAC703F" w14:textId="77777777" w:rsidR="00BE38B6" w:rsidRDefault="00000000">
            <w:pPr>
              <w:wordWrap w:val="0"/>
              <w:spacing w:line="360" w:lineRule="auto"/>
              <w:ind w:firstLineChars="142" w:firstLine="341"/>
              <w:jc w:val="left"/>
              <w:rPr>
                <w:rFonts w:ascii="宋体" w:hAnsi="宋体" w:cs="宋体" w:hint="eastAsia"/>
                <w:sz w:val="24"/>
              </w:rPr>
            </w:pPr>
            <w:r>
              <w:rPr>
                <w:rFonts w:ascii="宋体" w:hAnsi="宋体" w:cs="宋体" w:hint="eastAsia"/>
                <w:sz w:val="24"/>
              </w:rPr>
              <w:t>增减值额 （万元）</w:t>
            </w:r>
          </w:p>
        </w:tc>
        <w:tc>
          <w:tcPr>
            <w:tcW w:w="781" w:type="pct"/>
            <w:shd w:val="solid" w:color="FFFFFF" w:themeColor="background1" w:fill="F7F7F8"/>
            <w:tcMar>
              <w:top w:w="75" w:type="dxa"/>
              <w:left w:w="75" w:type="dxa"/>
              <w:bottom w:w="75" w:type="dxa"/>
              <w:right w:w="75" w:type="dxa"/>
            </w:tcMar>
            <w:vAlign w:val="center"/>
          </w:tcPr>
          <w:p w14:paraId="1B5AE5C0" w14:textId="77777777" w:rsidR="00BE38B6" w:rsidRDefault="00000000">
            <w:pPr>
              <w:wordWrap w:val="0"/>
              <w:spacing w:line="360" w:lineRule="auto"/>
              <w:ind w:firstLineChars="142" w:firstLine="341"/>
              <w:jc w:val="left"/>
              <w:rPr>
                <w:rFonts w:ascii="宋体" w:hAnsi="宋体" w:cs="宋体" w:hint="eastAsia"/>
                <w:sz w:val="24"/>
              </w:rPr>
            </w:pPr>
            <w:r>
              <w:rPr>
                <w:rFonts w:ascii="宋体" w:hAnsi="宋体" w:cs="宋体" w:hint="eastAsia"/>
                <w:sz w:val="24"/>
              </w:rPr>
              <w:t>增减值率</w:t>
            </w:r>
          </w:p>
        </w:tc>
      </w:tr>
      <w:tr w:rsidR="00BE38B6" w14:paraId="39A6C203" w14:textId="77777777" w:rsidTr="00EF3125">
        <w:tc>
          <w:tcPr>
            <w:tcW w:w="1628" w:type="pct"/>
            <w:shd w:val="solid" w:color="FFFFFF" w:themeColor="background1" w:fill="F7F7F8"/>
            <w:tcMar>
              <w:top w:w="75" w:type="dxa"/>
              <w:left w:w="75" w:type="dxa"/>
              <w:bottom w:w="75" w:type="dxa"/>
              <w:right w:w="75" w:type="dxa"/>
            </w:tcMar>
            <w:vAlign w:val="center"/>
          </w:tcPr>
          <w:p w14:paraId="1120E988" w14:textId="77777777" w:rsidR="00BE38B6" w:rsidRDefault="00000000">
            <w:pPr>
              <w:wordWrap w:val="0"/>
              <w:spacing w:line="360" w:lineRule="auto"/>
              <w:ind w:firstLineChars="142" w:firstLine="341"/>
              <w:jc w:val="left"/>
              <w:rPr>
                <w:rFonts w:ascii="宋体" w:hAnsi="宋体" w:cs="宋体" w:hint="eastAsia"/>
                <w:sz w:val="24"/>
              </w:rPr>
            </w:pPr>
            <w:r>
              <w:rPr>
                <w:rFonts w:ascii="宋体" w:hAnsi="宋体" w:cs="宋体" w:hint="eastAsia"/>
                <w:sz w:val="24"/>
              </w:rPr>
              <w:t>大丰光伏发电公司</w:t>
            </w:r>
          </w:p>
        </w:tc>
        <w:tc>
          <w:tcPr>
            <w:tcW w:w="952" w:type="pct"/>
            <w:shd w:val="solid" w:color="FFFFFF" w:themeColor="background1" w:fill="F7F7F8"/>
            <w:tcMar>
              <w:top w:w="75" w:type="dxa"/>
              <w:left w:w="75" w:type="dxa"/>
              <w:bottom w:w="75" w:type="dxa"/>
              <w:right w:w="75" w:type="dxa"/>
            </w:tcMar>
            <w:vAlign w:val="center"/>
          </w:tcPr>
          <w:p w14:paraId="36ABB876" w14:textId="77777777" w:rsidR="00BE38B6" w:rsidRDefault="00000000">
            <w:pPr>
              <w:wordWrap w:val="0"/>
              <w:spacing w:line="360" w:lineRule="auto"/>
              <w:ind w:firstLineChars="142" w:firstLine="341"/>
              <w:jc w:val="left"/>
              <w:rPr>
                <w:rFonts w:ascii="宋体" w:hAnsi="宋体" w:cs="宋体" w:hint="eastAsia"/>
                <w:sz w:val="24"/>
              </w:rPr>
            </w:pPr>
            <w:r>
              <w:rPr>
                <w:rFonts w:ascii="宋体" w:hAnsi="宋体" w:cs="宋体" w:hint="eastAsia"/>
                <w:sz w:val="24"/>
              </w:rPr>
              <w:t>7977</w:t>
            </w:r>
          </w:p>
        </w:tc>
        <w:tc>
          <w:tcPr>
            <w:tcW w:w="721" w:type="pct"/>
            <w:shd w:val="solid" w:color="FFFFFF" w:themeColor="background1" w:fill="F7F7F8"/>
            <w:tcMar>
              <w:top w:w="75" w:type="dxa"/>
              <w:left w:w="75" w:type="dxa"/>
              <w:bottom w:w="75" w:type="dxa"/>
              <w:right w:w="75" w:type="dxa"/>
            </w:tcMar>
            <w:vAlign w:val="center"/>
          </w:tcPr>
          <w:p w14:paraId="74D0473A" w14:textId="77777777" w:rsidR="00BE38B6" w:rsidRDefault="00000000">
            <w:pPr>
              <w:wordWrap w:val="0"/>
              <w:spacing w:line="360" w:lineRule="auto"/>
              <w:ind w:firstLineChars="142" w:firstLine="341"/>
              <w:jc w:val="left"/>
              <w:rPr>
                <w:rFonts w:ascii="宋体" w:hAnsi="宋体" w:cs="宋体" w:hint="eastAsia"/>
                <w:sz w:val="24"/>
              </w:rPr>
            </w:pPr>
            <w:r>
              <w:rPr>
                <w:rFonts w:ascii="宋体" w:hAnsi="宋体" w:cs="宋体" w:hint="eastAsia"/>
                <w:sz w:val="24"/>
              </w:rPr>
              <w:t>8020</w:t>
            </w:r>
          </w:p>
        </w:tc>
        <w:tc>
          <w:tcPr>
            <w:tcW w:w="918" w:type="pct"/>
            <w:shd w:val="solid" w:color="FFFFFF" w:themeColor="background1" w:fill="F7F7F8"/>
            <w:tcMar>
              <w:top w:w="75" w:type="dxa"/>
              <w:left w:w="75" w:type="dxa"/>
              <w:bottom w:w="75" w:type="dxa"/>
              <w:right w:w="75" w:type="dxa"/>
            </w:tcMar>
            <w:vAlign w:val="center"/>
          </w:tcPr>
          <w:p w14:paraId="75497D65" w14:textId="77777777" w:rsidR="00BE38B6" w:rsidRDefault="00000000">
            <w:pPr>
              <w:wordWrap w:val="0"/>
              <w:spacing w:line="360" w:lineRule="auto"/>
              <w:ind w:firstLineChars="142" w:firstLine="341"/>
              <w:jc w:val="left"/>
              <w:rPr>
                <w:rFonts w:ascii="宋体" w:hAnsi="宋体" w:cs="宋体" w:hint="eastAsia"/>
                <w:sz w:val="24"/>
              </w:rPr>
            </w:pPr>
            <w:r>
              <w:rPr>
                <w:rFonts w:ascii="宋体" w:hAnsi="宋体" w:cs="宋体" w:hint="eastAsia"/>
                <w:sz w:val="24"/>
              </w:rPr>
              <w:t>43</w:t>
            </w:r>
          </w:p>
        </w:tc>
        <w:tc>
          <w:tcPr>
            <w:tcW w:w="781" w:type="pct"/>
            <w:shd w:val="solid" w:color="FFFFFF" w:themeColor="background1" w:fill="F7F7F8"/>
            <w:tcMar>
              <w:top w:w="75" w:type="dxa"/>
              <w:left w:w="75" w:type="dxa"/>
              <w:bottom w:w="75" w:type="dxa"/>
              <w:right w:w="75" w:type="dxa"/>
            </w:tcMar>
            <w:vAlign w:val="center"/>
          </w:tcPr>
          <w:p w14:paraId="1F5C7950" w14:textId="77777777" w:rsidR="00BE38B6" w:rsidRDefault="00000000">
            <w:pPr>
              <w:wordWrap w:val="0"/>
              <w:spacing w:line="360" w:lineRule="auto"/>
              <w:ind w:firstLineChars="142" w:firstLine="341"/>
              <w:jc w:val="left"/>
              <w:rPr>
                <w:rFonts w:ascii="宋体" w:hAnsi="宋体" w:cs="宋体" w:hint="eastAsia"/>
                <w:sz w:val="24"/>
              </w:rPr>
            </w:pPr>
            <w:r>
              <w:rPr>
                <w:rFonts w:ascii="宋体" w:hAnsi="宋体" w:cs="宋体" w:hint="eastAsia"/>
                <w:sz w:val="24"/>
              </w:rPr>
              <w:t>1%</w:t>
            </w:r>
          </w:p>
        </w:tc>
      </w:tr>
      <w:tr w:rsidR="00BE38B6" w14:paraId="5F1B6D5C" w14:textId="77777777" w:rsidTr="00EF3125">
        <w:tc>
          <w:tcPr>
            <w:tcW w:w="1628" w:type="pct"/>
            <w:shd w:val="solid" w:color="FFFFFF" w:themeColor="background1" w:fill="F7F7F8"/>
            <w:tcMar>
              <w:top w:w="75" w:type="dxa"/>
              <w:left w:w="75" w:type="dxa"/>
              <w:bottom w:w="75" w:type="dxa"/>
              <w:right w:w="75" w:type="dxa"/>
            </w:tcMar>
            <w:vAlign w:val="center"/>
          </w:tcPr>
          <w:p w14:paraId="4D6DBFA9" w14:textId="77777777" w:rsidR="00BE38B6" w:rsidRDefault="00000000">
            <w:pPr>
              <w:wordWrap w:val="0"/>
              <w:spacing w:line="360" w:lineRule="auto"/>
              <w:ind w:firstLineChars="142" w:firstLine="341"/>
              <w:jc w:val="left"/>
              <w:rPr>
                <w:rFonts w:ascii="宋体" w:hAnsi="宋体" w:cs="宋体" w:hint="eastAsia"/>
                <w:sz w:val="24"/>
              </w:rPr>
            </w:pPr>
            <w:r>
              <w:rPr>
                <w:rFonts w:ascii="宋体" w:hAnsi="宋体" w:cs="宋体" w:hint="eastAsia"/>
                <w:sz w:val="24"/>
              </w:rPr>
              <w:t>泗洪光伏发电公司</w:t>
            </w:r>
          </w:p>
        </w:tc>
        <w:tc>
          <w:tcPr>
            <w:tcW w:w="952" w:type="pct"/>
            <w:shd w:val="solid" w:color="FFFFFF" w:themeColor="background1" w:fill="F7F7F8"/>
            <w:tcMar>
              <w:top w:w="75" w:type="dxa"/>
              <w:left w:w="75" w:type="dxa"/>
              <w:bottom w:w="75" w:type="dxa"/>
              <w:right w:w="75" w:type="dxa"/>
            </w:tcMar>
            <w:vAlign w:val="center"/>
          </w:tcPr>
          <w:p w14:paraId="065E96AE" w14:textId="77777777" w:rsidR="00BE38B6" w:rsidRDefault="00000000">
            <w:pPr>
              <w:wordWrap w:val="0"/>
              <w:spacing w:line="360" w:lineRule="auto"/>
              <w:ind w:firstLineChars="142" w:firstLine="341"/>
              <w:jc w:val="left"/>
              <w:rPr>
                <w:rFonts w:ascii="宋体" w:hAnsi="宋体" w:cs="宋体" w:hint="eastAsia"/>
                <w:sz w:val="24"/>
              </w:rPr>
            </w:pPr>
            <w:r>
              <w:rPr>
                <w:rFonts w:ascii="宋体" w:hAnsi="宋体" w:cs="宋体" w:hint="eastAsia"/>
                <w:sz w:val="24"/>
              </w:rPr>
              <w:t>25218</w:t>
            </w:r>
          </w:p>
        </w:tc>
        <w:tc>
          <w:tcPr>
            <w:tcW w:w="721" w:type="pct"/>
            <w:shd w:val="solid" w:color="FFFFFF" w:themeColor="background1" w:fill="F7F7F8"/>
            <w:tcMar>
              <w:top w:w="75" w:type="dxa"/>
              <w:left w:w="75" w:type="dxa"/>
              <w:bottom w:w="75" w:type="dxa"/>
              <w:right w:w="75" w:type="dxa"/>
            </w:tcMar>
            <w:vAlign w:val="center"/>
          </w:tcPr>
          <w:p w14:paraId="75C75458" w14:textId="77777777" w:rsidR="00BE38B6" w:rsidRDefault="00000000">
            <w:pPr>
              <w:wordWrap w:val="0"/>
              <w:spacing w:line="360" w:lineRule="auto"/>
              <w:ind w:firstLineChars="142" w:firstLine="341"/>
              <w:jc w:val="left"/>
              <w:rPr>
                <w:rFonts w:ascii="宋体" w:hAnsi="宋体" w:cs="宋体" w:hint="eastAsia"/>
                <w:sz w:val="24"/>
              </w:rPr>
            </w:pPr>
            <w:r>
              <w:rPr>
                <w:rFonts w:ascii="宋体" w:hAnsi="宋体" w:cs="宋体" w:hint="eastAsia"/>
                <w:sz w:val="24"/>
              </w:rPr>
              <w:t>19730</w:t>
            </w:r>
          </w:p>
        </w:tc>
        <w:tc>
          <w:tcPr>
            <w:tcW w:w="918" w:type="pct"/>
            <w:shd w:val="solid" w:color="FFFFFF" w:themeColor="background1" w:fill="F7F7F8"/>
            <w:tcMar>
              <w:top w:w="75" w:type="dxa"/>
              <w:left w:w="75" w:type="dxa"/>
              <w:bottom w:w="75" w:type="dxa"/>
              <w:right w:w="75" w:type="dxa"/>
            </w:tcMar>
            <w:vAlign w:val="center"/>
          </w:tcPr>
          <w:p w14:paraId="7AFBAA94" w14:textId="77777777" w:rsidR="00BE38B6" w:rsidRDefault="00000000">
            <w:pPr>
              <w:wordWrap w:val="0"/>
              <w:spacing w:line="360" w:lineRule="auto"/>
              <w:ind w:firstLineChars="142" w:firstLine="341"/>
              <w:jc w:val="left"/>
              <w:rPr>
                <w:rFonts w:ascii="宋体" w:hAnsi="宋体" w:cs="宋体" w:hint="eastAsia"/>
                <w:sz w:val="24"/>
              </w:rPr>
            </w:pPr>
            <w:r>
              <w:rPr>
                <w:rFonts w:ascii="宋体" w:hAnsi="宋体" w:cs="宋体" w:hint="eastAsia"/>
                <w:sz w:val="24"/>
              </w:rPr>
              <w:t>-5488</w:t>
            </w:r>
          </w:p>
        </w:tc>
        <w:tc>
          <w:tcPr>
            <w:tcW w:w="781" w:type="pct"/>
            <w:shd w:val="solid" w:color="FFFFFF" w:themeColor="background1" w:fill="F7F7F8"/>
            <w:tcMar>
              <w:top w:w="75" w:type="dxa"/>
              <w:left w:w="75" w:type="dxa"/>
              <w:bottom w:w="75" w:type="dxa"/>
              <w:right w:w="75" w:type="dxa"/>
            </w:tcMar>
            <w:vAlign w:val="center"/>
          </w:tcPr>
          <w:p w14:paraId="23CBDE49" w14:textId="77777777" w:rsidR="00BE38B6" w:rsidRDefault="00000000">
            <w:pPr>
              <w:wordWrap w:val="0"/>
              <w:spacing w:line="360" w:lineRule="auto"/>
              <w:ind w:firstLineChars="142" w:firstLine="341"/>
              <w:jc w:val="left"/>
              <w:rPr>
                <w:rFonts w:ascii="宋体" w:hAnsi="宋体" w:cs="宋体" w:hint="eastAsia"/>
                <w:sz w:val="24"/>
              </w:rPr>
            </w:pPr>
            <w:r>
              <w:rPr>
                <w:rFonts w:ascii="宋体" w:hAnsi="宋体" w:cs="宋体" w:hint="eastAsia"/>
                <w:sz w:val="24"/>
              </w:rPr>
              <w:t>-22%</w:t>
            </w:r>
          </w:p>
        </w:tc>
      </w:tr>
      <w:tr w:rsidR="00BE38B6" w14:paraId="3559BB0D" w14:textId="77777777" w:rsidTr="00EF3125">
        <w:tc>
          <w:tcPr>
            <w:tcW w:w="1628" w:type="pct"/>
            <w:shd w:val="solid" w:color="FFFFFF" w:themeColor="background1" w:fill="F7F7F8"/>
            <w:tcMar>
              <w:top w:w="75" w:type="dxa"/>
              <w:left w:w="75" w:type="dxa"/>
              <w:bottom w:w="75" w:type="dxa"/>
              <w:right w:w="75" w:type="dxa"/>
            </w:tcMar>
            <w:vAlign w:val="center"/>
          </w:tcPr>
          <w:p w14:paraId="3A3F5044" w14:textId="77777777" w:rsidR="00BE38B6" w:rsidRDefault="00000000">
            <w:pPr>
              <w:wordWrap w:val="0"/>
              <w:spacing w:line="360" w:lineRule="auto"/>
              <w:ind w:firstLineChars="142" w:firstLine="341"/>
              <w:jc w:val="left"/>
              <w:rPr>
                <w:rFonts w:ascii="宋体" w:hAnsi="宋体" w:cs="宋体" w:hint="eastAsia"/>
                <w:sz w:val="24"/>
              </w:rPr>
            </w:pPr>
            <w:r>
              <w:rPr>
                <w:rFonts w:ascii="宋体" w:hAnsi="宋体" w:cs="宋体" w:hint="eastAsia"/>
                <w:sz w:val="24"/>
              </w:rPr>
              <w:t>洪泽光伏发电公司</w:t>
            </w:r>
          </w:p>
        </w:tc>
        <w:tc>
          <w:tcPr>
            <w:tcW w:w="952" w:type="pct"/>
            <w:shd w:val="solid" w:color="FFFFFF" w:themeColor="background1" w:fill="F7F7F8"/>
            <w:tcMar>
              <w:top w:w="75" w:type="dxa"/>
              <w:left w:w="75" w:type="dxa"/>
              <w:bottom w:w="75" w:type="dxa"/>
              <w:right w:w="75" w:type="dxa"/>
            </w:tcMar>
            <w:vAlign w:val="center"/>
          </w:tcPr>
          <w:p w14:paraId="29F7257C" w14:textId="77777777" w:rsidR="00BE38B6" w:rsidRDefault="00000000">
            <w:pPr>
              <w:wordWrap w:val="0"/>
              <w:spacing w:line="360" w:lineRule="auto"/>
              <w:ind w:firstLineChars="142" w:firstLine="341"/>
              <w:jc w:val="left"/>
              <w:rPr>
                <w:rFonts w:ascii="宋体" w:hAnsi="宋体" w:cs="宋体" w:hint="eastAsia"/>
                <w:sz w:val="24"/>
              </w:rPr>
            </w:pPr>
            <w:r>
              <w:rPr>
                <w:rFonts w:ascii="宋体" w:hAnsi="宋体" w:cs="宋体" w:hint="eastAsia"/>
                <w:sz w:val="24"/>
              </w:rPr>
              <w:t>12536</w:t>
            </w:r>
          </w:p>
        </w:tc>
        <w:tc>
          <w:tcPr>
            <w:tcW w:w="721" w:type="pct"/>
            <w:shd w:val="solid" w:color="FFFFFF" w:themeColor="background1" w:fill="F7F7F8"/>
            <w:tcMar>
              <w:top w:w="75" w:type="dxa"/>
              <w:left w:w="75" w:type="dxa"/>
              <w:bottom w:w="75" w:type="dxa"/>
              <w:right w:w="75" w:type="dxa"/>
            </w:tcMar>
            <w:vAlign w:val="center"/>
          </w:tcPr>
          <w:p w14:paraId="0965C54A" w14:textId="77777777" w:rsidR="00BE38B6" w:rsidRDefault="00000000">
            <w:pPr>
              <w:wordWrap w:val="0"/>
              <w:spacing w:line="360" w:lineRule="auto"/>
              <w:ind w:firstLineChars="142" w:firstLine="341"/>
              <w:jc w:val="left"/>
              <w:rPr>
                <w:rFonts w:ascii="宋体" w:hAnsi="宋体" w:cs="宋体" w:hint="eastAsia"/>
                <w:sz w:val="24"/>
              </w:rPr>
            </w:pPr>
            <w:r>
              <w:rPr>
                <w:rFonts w:ascii="宋体" w:hAnsi="宋体" w:cs="宋体" w:hint="eastAsia"/>
                <w:sz w:val="24"/>
              </w:rPr>
              <w:t>19380</w:t>
            </w:r>
          </w:p>
        </w:tc>
        <w:tc>
          <w:tcPr>
            <w:tcW w:w="918" w:type="pct"/>
            <w:shd w:val="solid" w:color="FFFFFF" w:themeColor="background1" w:fill="F7F7F8"/>
            <w:tcMar>
              <w:top w:w="75" w:type="dxa"/>
              <w:left w:w="75" w:type="dxa"/>
              <w:bottom w:w="75" w:type="dxa"/>
              <w:right w:w="75" w:type="dxa"/>
            </w:tcMar>
            <w:vAlign w:val="center"/>
          </w:tcPr>
          <w:p w14:paraId="204E670D" w14:textId="77777777" w:rsidR="00BE38B6" w:rsidRDefault="00000000">
            <w:pPr>
              <w:wordWrap w:val="0"/>
              <w:spacing w:line="360" w:lineRule="auto"/>
              <w:ind w:firstLineChars="142" w:firstLine="341"/>
              <w:jc w:val="left"/>
              <w:rPr>
                <w:rFonts w:ascii="宋体" w:hAnsi="宋体" w:cs="宋体" w:hint="eastAsia"/>
                <w:sz w:val="24"/>
              </w:rPr>
            </w:pPr>
            <w:r>
              <w:rPr>
                <w:rFonts w:ascii="宋体" w:hAnsi="宋体" w:cs="宋体" w:hint="eastAsia"/>
                <w:sz w:val="24"/>
              </w:rPr>
              <w:t>6844</w:t>
            </w:r>
          </w:p>
        </w:tc>
        <w:tc>
          <w:tcPr>
            <w:tcW w:w="781" w:type="pct"/>
            <w:shd w:val="solid" w:color="FFFFFF" w:themeColor="background1" w:fill="F7F7F8"/>
            <w:tcMar>
              <w:top w:w="75" w:type="dxa"/>
              <w:left w:w="75" w:type="dxa"/>
              <w:bottom w:w="75" w:type="dxa"/>
              <w:right w:w="75" w:type="dxa"/>
            </w:tcMar>
            <w:vAlign w:val="center"/>
          </w:tcPr>
          <w:p w14:paraId="7AD415EA" w14:textId="77777777" w:rsidR="00BE38B6" w:rsidRDefault="00000000">
            <w:pPr>
              <w:wordWrap w:val="0"/>
              <w:spacing w:line="360" w:lineRule="auto"/>
              <w:ind w:firstLineChars="142" w:firstLine="341"/>
              <w:jc w:val="left"/>
              <w:rPr>
                <w:rFonts w:ascii="宋体" w:hAnsi="宋体" w:cs="宋体" w:hint="eastAsia"/>
                <w:sz w:val="24"/>
              </w:rPr>
            </w:pPr>
            <w:r>
              <w:rPr>
                <w:rFonts w:ascii="宋体" w:hAnsi="宋体" w:cs="宋体" w:hint="eastAsia"/>
                <w:sz w:val="24"/>
              </w:rPr>
              <w:t>55%</w:t>
            </w:r>
          </w:p>
        </w:tc>
      </w:tr>
      <w:tr w:rsidR="00BE38B6" w14:paraId="646624A6" w14:textId="77777777" w:rsidTr="00EF3125">
        <w:tc>
          <w:tcPr>
            <w:tcW w:w="1628" w:type="pct"/>
            <w:shd w:val="solid" w:color="FFFFFF" w:themeColor="background1" w:fill="F7F7F8"/>
            <w:tcMar>
              <w:top w:w="75" w:type="dxa"/>
              <w:left w:w="75" w:type="dxa"/>
              <w:bottom w:w="75" w:type="dxa"/>
              <w:right w:w="75" w:type="dxa"/>
            </w:tcMar>
            <w:vAlign w:val="center"/>
          </w:tcPr>
          <w:p w14:paraId="4E69C41A" w14:textId="77777777" w:rsidR="00BE38B6" w:rsidRDefault="00000000">
            <w:pPr>
              <w:wordWrap w:val="0"/>
              <w:spacing w:line="360" w:lineRule="auto"/>
              <w:ind w:firstLineChars="142" w:firstLine="341"/>
              <w:jc w:val="left"/>
              <w:rPr>
                <w:rFonts w:ascii="宋体" w:hAnsi="宋体" w:cs="宋体" w:hint="eastAsia"/>
                <w:sz w:val="24"/>
              </w:rPr>
            </w:pPr>
            <w:r>
              <w:rPr>
                <w:rFonts w:ascii="宋体" w:hAnsi="宋体" w:cs="宋体" w:hint="eastAsia"/>
                <w:sz w:val="24"/>
              </w:rPr>
              <w:t>徐州贾汪新能源公司</w:t>
            </w:r>
          </w:p>
        </w:tc>
        <w:tc>
          <w:tcPr>
            <w:tcW w:w="952" w:type="pct"/>
            <w:shd w:val="solid" w:color="FFFFFF" w:themeColor="background1" w:fill="F7F7F8"/>
            <w:tcMar>
              <w:top w:w="75" w:type="dxa"/>
              <w:left w:w="75" w:type="dxa"/>
              <w:bottom w:w="75" w:type="dxa"/>
              <w:right w:w="75" w:type="dxa"/>
            </w:tcMar>
            <w:vAlign w:val="center"/>
          </w:tcPr>
          <w:p w14:paraId="4A95063E" w14:textId="77777777" w:rsidR="00BE38B6" w:rsidRDefault="00000000">
            <w:pPr>
              <w:wordWrap w:val="0"/>
              <w:spacing w:line="360" w:lineRule="auto"/>
              <w:ind w:firstLineChars="142" w:firstLine="341"/>
              <w:jc w:val="left"/>
              <w:rPr>
                <w:rFonts w:ascii="宋体" w:hAnsi="宋体" w:cs="宋体" w:hint="eastAsia"/>
                <w:sz w:val="24"/>
              </w:rPr>
            </w:pPr>
            <w:r>
              <w:rPr>
                <w:rFonts w:ascii="宋体" w:hAnsi="宋体" w:cs="宋体" w:hint="eastAsia"/>
                <w:sz w:val="24"/>
              </w:rPr>
              <w:t>15846</w:t>
            </w:r>
          </w:p>
        </w:tc>
        <w:tc>
          <w:tcPr>
            <w:tcW w:w="721" w:type="pct"/>
            <w:shd w:val="solid" w:color="FFFFFF" w:themeColor="background1" w:fill="F7F7F8"/>
            <w:tcMar>
              <w:top w:w="75" w:type="dxa"/>
              <w:left w:w="75" w:type="dxa"/>
              <w:bottom w:w="75" w:type="dxa"/>
              <w:right w:w="75" w:type="dxa"/>
            </w:tcMar>
            <w:vAlign w:val="center"/>
          </w:tcPr>
          <w:p w14:paraId="521D4879" w14:textId="77777777" w:rsidR="00BE38B6" w:rsidRDefault="00000000">
            <w:pPr>
              <w:wordWrap w:val="0"/>
              <w:spacing w:line="360" w:lineRule="auto"/>
              <w:ind w:firstLineChars="142" w:firstLine="341"/>
              <w:jc w:val="left"/>
              <w:rPr>
                <w:rFonts w:ascii="宋体" w:hAnsi="宋体" w:cs="宋体" w:hint="eastAsia"/>
                <w:sz w:val="24"/>
              </w:rPr>
            </w:pPr>
            <w:r>
              <w:rPr>
                <w:rFonts w:ascii="宋体" w:hAnsi="宋体" w:cs="宋体" w:hint="eastAsia"/>
                <w:sz w:val="24"/>
              </w:rPr>
              <w:t>20680</w:t>
            </w:r>
          </w:p>
        </w:tc>
        <w:tc>
          <w:tcPr>
            <w:tcW w:w="918" w:type="pct"/>
            <w:shd w:val="solid" w:color="FFFFFF" w:themeColor="background1" w:fill="F7F7F8"/>
            <w:tcMar>
              <w:top w:w="75" w:type="dxa"/>
              <w:left w:w="75" w:type="dxa"/>
              <w:bottom w:w="75" w:type="dxa"/>
              <w:right w:w="75" w:type="dxa"/>
            </w:tcMar>
            <w:vAlign w:val="center"/>
          </w:tcPr>
          <w:p w14:paraId="48721C87" w14:textId="77777777" w:rsidR="00BE38B6" w:rsidRDefault="00000000">
            <w:pPr>
              <w:wordWrap w:val="0"/>
              <w:spacing w:line="360" w:lineRule="auto"/>
              <w:ind w:firstLineChars="142" w:firstLine="341"/>
              <w:jc w:val="left"/>
              <w:rPr>
                <w:rFonts w:ascii="宋体" w:hAnsi="宋体" w:cs="宋体" w:hint="eastAsia"/>
                <w:sz w:val="24"/>
              </w:rPr>
            </w:pPr>
            <w:r>
              <w:rPr>
                <w:rFonts w:ascii="宋体" w:hAnsi="宋体" w:cs="宋体" w:hint="eastAsia"/>
                <w:sz w:val="24"/>
              </w:rPr>
              <w:t>4834</w:t>
            </w:r>
          </w:p>
        </w:tc>
        <w:tc>
          <w:tcPr>
            <w:tcW w:w="781" w:type="pct"/>
            <w:shd w:val="solid" w:color="FFFFFF" w:themeColor="background1" w:fill="F7F7F8"/>
            <w:tcMar>
              <w:top w:w="75" w:type="dxa"/>
              <w:left w:w="75" w:type="dxa"/>
              <w:bottom w:w="75" w:type="dxa"/>
              <w:right w:w="75" w:type="dxa"/>
            </w:tcMar>
            <w:vAlign w:val="center"/>
          </w:tcPr>
          <w:p w14:paraId="5CBD4753" w14:textId="77777777" w:rsidR="00BE38B6" w:rsidRDefault="00000000">
            <w:pPr>
              <w:wordWrap w:val="0"/>
              <w:spacing w:line="360" w:lineRule="auto"/>
              <w:ind w:firstLineChars="142" w:firstLine="341"/>
              <w:jc w:val="left"/>
              <w:rPr>
                <w:rFonts w:ascii="宋体" w:hAnsi="宋体" w:cs="宋体" w:hint="eastAsia"/>
                <w:sz w:val="24"/>
              </w:rPr>
            </w:pPr>
            <w:r>
              <w:rPr>
                <w:rFonts w:ascii="宋体" w:hAnsi="宋体" w:cs="宋体" w:hint="eastAsia"/>
                <w:sz w:val="24"/>
              </w:rPr>
              <w:t>31%</w:t>
            </w:r>
          </w:p>
        </w:tc>
      </w:tr>
      <w:tr w:rsidR="00BE38B6" w14:paraId="36C05556" w14:textId="77777777" w:rsidTr="00EF3125">
        <w:tc>
          <w:tcPr>
            <w:tcW w:w="1628" w:type="pct"/>
            <w:shd w:val="solid" w:color="FFFFFF" w:themeColor="background1" w:fill="F7F7F8"/>
            <w:tcMar>
              <w:top w:w="75" w:type="dxa"/>
              <w:left w:w="75" w:type="dxa"/>
              <w:bottom w:w="75" w:type="dxa"/>
              <w:right w:w="75" w:type="dxa"/>
            </w:tcMar>
            <w:vAlign w:val="center"/>
          </w:tcPr>
          <w:p w14:paraId="3D98EAEB" w14:textId="77777777" w:rsidR="00BE38B6" w:rsidRDefault="00000000">
            <w:pPr>
              <w:wordWrap w:val="0"/>
              <w:spacing w:line="360" w:lineRule="auto"/>
              <w:ind w:firstLineChars="142" w:firstLine="341"/>
              <w:jc w:val="left"/>
              <w:rPr>
                <w:rFonts w:ascii="宋体" w:hAnsi="宋体" w:cs="宋体" w:hint="eastAsia"/>
                <w:sz w:val="24"/>
              </w:rPr>
            </w:pPr>
            <w:r>
              <w:rPr>
                <w:rFonts w:ascii="宋体" w:hAnsi="宋体" w:cs="宋体" w:hint="eastAsia"/>
                <w:sz w:val="24"/>
              </w:rPr>
              <w:t>东海新能源公司</w:t>
            </w:r>
          </w:p>
        </w:tc>
        <w:tc>
          <w:tcPr>
            <w:tcW w:w="952" w:type="pct"/>
            <w:shd w:val="solid" w:color="FFFFFF" w:themeColor="background1" w:fill="F7F7F8"/>
            <w:tcMar>
              <w:top w:w="75" w:type="dxa"/>
              <w:left w:w="75" w:type="dxa"/>
              <w:bottom w:w="75" w:type="dxa"/>
              <w:right w:w="75" w:type="dxa"/>
            </w:tcMar>
            <w:vAlign w:val="center"/>
          </w:tcPr>
          <w:p w14:paraId="2E790174" w14:textId="77777777" w:rsidR="00BE38B6" w:rsidRDefault="00000000">
            <w:pPr>
              <w:wordWrap w:val="0"/>
              <w:spacing w:line="360" w:lineRule="auto"/>
              <w:ind w:firstLineChars="142" w:firstLine="341"/>
              <w:jc w:val="left"/>
              <w:rPr>
                <w:rFonts w:ascii="宋体" w:hAnsi="宋体" w:cs="宋体" w:hint="eastAsia"/>
                <w:sz w:val="24"/>
              </w:rPr>
            </w:pPr>
            <w:r>
              <w:rPr>
                <w:rFonts w:ascii="宋体" w:hAnsi="宋体" w:cs="宋体" w:hint="eastAsia"/>
                <w:sz w:val="24"/>
              </w:rPr>
              <w:t>7959</w:t>
            </w:r>
          </w:p>
        </w:tc>
        <w:tc>
          <w:tcPr>
            <w:tcW w:w="721" w:type="pct"/>
            <w:shd w:val="solid" w:color="FFFFFF" w:themeColor="background1" w:fill="F7F7F8"/>
            <w:tcMar>
              <w:top w:w="75" w:type="dxa"/>
              <w:left w:w="75" w:type="dxa"/>
              <w:bottom w:w="75" w:type="dxa"/>
              <w:right w:w="75" w:type="dxa"/>
            </w:tcMar>
            <w:vAlign w:val="center"/>
          </w:tcPr>
          <w:p w14:paraId="73398EF0" w14:textId="77777777" w:rsidR="00BE38B6" w:rsidRDefault="00000000">
            <w:pPr>
              <w:wordWrap w:val="0"/>
              <w:spacing w:line="360" w:lineRule="auto"/>
              <w:ind w:firstLineChars="142" w:firstLine="341"/>
              <w:jc w:val="left"/>
              <w:rPr>
                <w:rFonts w:ascii="宋体" w:hAnsi="宋体" w:cs="宋体" w:hint="eastAsia"/>
                <w:sz w:val="24"/>
              </w:rPr>
            </w:pPr>
            <w:r>
              <w:rPr>
                <w:rFonts w:ascii="宋体" w:hAnsi="宋体" w:cs="宋体" w:hint="eastAsia"/>
                <w:sz w:val="24"/>
              </w:rPr>
              <w:t>10680</w:t>
            </w:r>
          </w:p>
        </w:tc>
        <w:tc>
          <w:tcPr>
            <w:tcW w:w="918" w:type="pct"/>
            <w:shd w:val="solid" w:color="FFFFFF" w:themeColor="background1" w:fill="F7F7F8"/>
            <w:tcMar>
              <w:top w:w="75" w:type="dxa"/>
              <w:left w:w="75" w:type="dxa"/>
              <w:bottom w:w="75" w:type="dxa"/>
              <w:right w:w="75" w:type="dxa"/>
            </w:tcMar>
            <w:vAlign w:val="center"/>
          </w:tcPr>
          <w:p w14:paraId="022D7830" w14:textId="77777777" w:rsidR="00BE38B6" w:rsidRDefault="00000000">
            <w:pPr>
              <w:wordWrap w:val="0"/>
              <w:spacing w:line="360" w:lineRule="auto"/>
              <w:ind w:firstLineChars="142" w:firstLine="341"/>
              <w:jc w:val="left"/>
              <w:rPr>
                <w:rFonts w:ascii="宋体" w:hAnsi="宋体" w:cs="宋体" w:hint="eastAsia"/>
                <w:sz w:val="24"/>
              </w:rPr>
            </w:pPr>
            <w:r>
              <w:rPr>
                <w:rFonts w:ascii="宋体" w:hAnsi="宋体" w:cs="宋体" w:hint="eastAsia"/>
                <w:sz w:val="24"/>
              </w:rPr>
              <w:t>2721</w:t>
            </w:r>
          </w:p>
        </w:tc>
        <w:tc>
          <w:tcPr>
            <w:tcW w:w="781" w:type="pct"/>
            <w:shd w:val="solid" w:color="FFFFFF" w:themeColor="background1" w:fill="F7F7F8"/>
            <w:tcMar>
              <w:top w:w="75" w:type="dxa"/>
              <w:left w:w="75" w:type="dxa"/>
              <w:bottom w:w="75" w:type="dxa"/>
              <w:right w:w="75" w:type="dxa"/>
            </w:tcMar>
            <w:vAlign w:val="center"/>
          </w:tcPr>
          <w:p w14:paraId="25688B9A" w14:textId="77777777" w:rsidR="00BE38B6" w:rsidRDefault="00000000">
            <w:pPr>
              <w:wordWrap w:val="0"/>
              <w:spacing w:line="360" w:lineRule="auto"/>
              <w:ind w:firstLineChars="142" w:firstLine="341"/>
              <w:jc w:val="left"/>
              <w:rPr>
                <w:rFonts w:ascii="宋体" w:hAnsi="宋体" w:cs="宋体" w:hint="eastAsia"/>
                <w:sz w:val="24"/>
              </w:rPr>
            </w:pPr>
            <w:r>
              <w:rPr>
                <w:rFonts w:ascii="宋体" w:hAnsi="宋体" w:cs="宋体" w:hint="eastAsia"/>
                <w:sz w:val="24"/>
              </w:rPr>
              <w:t>34%</w:t>
            </w:r>
          </w:p>
        </w:tc>
      </w:tr>
      <w:tr w:rsidR="00BE38B6" w14:paraId="63B143CE" w14:textId="77777777" w:rsidTr="00EF3125">
        <w:tc>
          <w:tcPr>
            <w:tcW w:w="1628" w:type="pct"/>
            <w:shd w:val="solid" w:color="FFFFFF" w:themeColor="background1" w:fill="F7F7F8"/>
            <w:tcMar>
              <w:top w:w="75" w:type="dxa"/>
              <w:left w:w="75" w:type="dxa"/>
              <w:bottom w:w="75" w:type="dxa"/>
              <w:right w:w="75" w:type="dxa"/>
            </w:tcMar>
            <w:vAlign w:val="center"/>
          </w:tcPr>
          <w:p w14:paraId="0B968C2D" w14:textId="77777777" w:rsidR="00BE38B6" w:rsidRDefault="00000000">
            <w:pPr>
              <w:wordWrap w:val="0"/>
              <w:spacing w:line="360" w:lineRule="auto"/>
              <w:ind w:firstLineChars="142" w:firstLine="341"/>
              <w:jc w:val="left"/>
              <w:rPr>
                <w:rFonts w:ascii="宋体" w:hAnsi="宋体" w:cs="宋体" w:hint="eastAsia"/>
                <w:sz w:val="24"/>
              </w:rPr>
            </w:pPr>
            <w:r>
              <w:rPr>
                <w:rFonts w:ascii="宋体" w:hAnsi="宋体" w:cs="宋体" w:hint="eastAsia"/>
                <w:sz w:val="24"/>
              </w:rPr>
              <w:t>建湖光伏发电公司</w:t>
            </w:r>
          </w:p>
        </w:tc>
        <w:tc>
          <w:tcPr>
            <w:tcW w:w="952" w:type="pct"/>
            <w:shd w:val="solid" w:color="FFFFFF" w:themeColor="background1" w:fill="F7F7F8"/>
            <w:tcMar>
              <w:top w:w="75" w:type="dxa"/>
              <w:left w:w="75" w:type="dxa"/>
              <w:bottom w:w="75" w:type="dxa"/>
              <w:right w:w="75" w:type="dxa"/>
            </w:tcMar>
            <w:vAlign w:val="center"/>
          </w:tcPr>
          <w:p w14:paraId="298C5C36" w14:textId="77777777" w:rsidR="00BE38B6" w:rsidRDefault="00000000">
            <w:pPr>
              <w:wordWrap w:val="0"/>
              <w:spacing w:line="360" w:lineRule="auto"/>
              <w:ind w:firstLineChars="142" w:firstLine="341"/>
              <w:jc w:val="left"/>
              <w:rPr>
                <w:rFonts w:ascii="宋体" w:hAnsi="宋体" w:cs="宋体" w:hint="eastAsia"/>
                <w:sz w:val="24"/>
              </w:rPr>
            </w:pPr>
            <w:r>
              <w:rPr>
                <w:rFonts w:ascii="宋体" w:hAnsi="宋体" w:cs="宋体" w:hint="eastAsia"/>
                <w:sz w:val="24"/>
              </w:rPr>
              <w:t>18142</w:t>
            </w:r>
          </w:p>
        </w:tc>
        <w:tc>
          <w:tcPr>
            <w:tcW w:w="721" w:type="pct"/>
            <w:shd w:val="solid" w:color="FFFFFF" w:themeColor="background1" w:fill="F7F7F8"/>
            <w:tcMar>
              <w:top w:w="75" w:type="dxa"/>
              <w:left w:w="75" w:type="dxa"/>
              <w:bottom w:w="75" w:type="dxa"/>
              <w:right w:w="75" w:type="dxa"/>
            </w:tcMar>
            <w:vAlign w:val="center"/>
          </w:tcPr>
          <w:p w14:paraId="08BA507F" w14:textId="77777777" w:rsidR="00BE38B6" w:rsidRDefault="00000000">
            <w:pPr>
              <w:wordWrap w:val="0"/>
              <w:spacing w:line="360" w:lineRule="auto"/>
              <w:ind w:firstLineChars="142" w:firstLine="341"/>
              <w:jc w:val="left"/>
              <w:rPr>
                <w:rFonts w:ascii="宋体" w:hAnsi="宋体" w:cs="宋体" w:hint="eastAsia"/>
                <w:sz w:val="24"/>
              </w:rPr>
            </w:pPr>
            <w:r>
              <w:rPr>
                <w:rFonts w:ascii="宋体" w:hAnsi="宋体" w:cs="宋体" w:hint="eastAsia"/>
                <w:sz w:val="24"/>
              </w:rPr>
              <w:t>24739</w:t>
            </w:r>
          </w:p>
        </w:tc>
        <w:tc>
          <w:tcPr>
            <w:tcW w:w="918" w:type="pct"/>
            <w:shd w:val="solid" w:color="FFFFFF" w:themeColor="background1" w:fill="F7F7F8"/>
            <w:tcMar>
              <w:top w:w="75" w:type="dxa"/>
              <w:left w:w="75" w:type="dxa"/>
              <w:bottom w:w="75" w:type="dxa"/>
              <w:right w:w="75" w:type="dxa"/>
            </w:tcMar>
            <w:vAlign w:val="center"/>
          </w:tcPr>
          <w:p w14:paraId="6EAED98C" w14:textId="77777777" w:rsidR="00BE38B6" w:rsidRDefault="00000000">
            <w:pPr>
              <w:wordWrap w:val="0"/>
              <w:spacing w:line="360" w:lineRule="auto"/>
              <w:ind w:firstLineChars="142" w:firstLine="341"/>
              <w:jc w:val="left"/>
              <w:rPr>
                <w:rFonts w:ascii="宋体" w:hAnsi="宋体" w:cs="宋体" w:hint="eastAsia"/>
                <w:sz w:val="24"/>
              </w:rPr>
            </w:pPr>
            <w:r>
              <w:rPr>
                <w:rFonts w:ascii="宋体" w:hAnsi="宋体" w:cs="宋体" w:hint="eastAsia"/>
                <w:sz w:val="24"/>
              </w:rPr>
              <w:t>6597</w:t>
            </w:r>
          </w:p>
        </w:tc>
        <w:tc>
          <w:tcPr>
            <w:tcW w:w="781" w:type="pct"/>
            <w:shd w:val="solid" w:color="FFFFFF" w:themeColor="background1" w:fill="F7F7F8"/>
            <w:tcMar>
              <w:top w:w="75" w:type="dxa"/>
              <w:left w:w="75" w:type="dxa"/>
              <w:bottom w:w="75" w:type="dxa"/>
              <w:right w:w="75" w:type="dxa"/>
            </w:tcMar>
            <w:vAlign w:val="center"/>
          </w:tcPr>
          <w:p w14:paraId="44DCBFA7" w14:textId="77777777" w:rsidR="00BE38B6" w:rsidRDefault="00000000">
            <w:pPr>
              <w:wordWrap w:val="0"/>
              <w:spacing w:line="360" w:lineRule="auto"/>
              <w:ind w:firstLineChars="142" w:firstLine="341"/>
              <w:jc w:val="left"/>
              <w:rPr>
                <w:rFonts w:ascii="宋体" w:hAnsi="宋体" w:cs="宋体" w:hint="eastAsia"/>
                <w:sz w:val="24"/>
              </w:rPr>
            </w:pPr>
            <w:r>
              <w:rPr>
                <w:rFonts w:ascii="宋体" w:hAnsi="宋体" w:cs="宋体" w:hint="eastAsia"/>
                <w:sz w:val="24"/>
              </w:rPr>
              <w:t>36%</w:t>
            </w:r>
          </w:p>
        </w:tc>
      </w:tr>
      <w:tr w:rsidR="00BE38B6" w14:paraId="05D94090" w14:textId="77777777" w:rsidTr="00EF3125">
        <w:tc>
          <w:tcPr>
            <w:tcW w:w="1628" w:type="pct"/>
            <w:shd w:val="solid" w:color="FFFFFF" w:themeColor="background1" w:fill="F7F7F8"/>
            <w:tcMar>
              <w:top w:w="75" w:type="dxa"/>
              <w:left w:w="75" w:type="dxa"/>
              <w:bottom w:w="75" w:type="dxa"/>
              <w:right w:w="75" w:type="dxa"/>
            </w:tcMar>
            <w:vAlign w:val="center"/>
          </w:tcPr>
          <w:p w14:paraId="22832362" w14:textId="77777777" w:rsidR="00BE38B6" w:rsidRDefault="00000000">
            <w:pPr>
              <w:wordWrap w:val="0"/>
              <w:spacing w:line="360" w:lineRule="auto"/>
              <w:ind w:firstLineChars="142" w:firstLine="341"/>
              <w:jc w:val="left"/>
              <w:rPr>
                <w:rFonts w:ascii="宋体" w:hAnsi="宋体" w:cs="宋体" w:hint="eastAsia"/>
                <w:sz w:val="24"/>
              </w:rPr>
            </w:pPr>
            <w:r>
              <w:rPr>
                <w:rFonts w:ascii="宋体" w:hAnsi="宋体" w:cs="宋体" w:hint="eastAsia"/>
                <w:sz w:val="24"/>
              </w:rPr>
              <w:t>抱日新能源公司</w:t>
            </w:r>
          </w:p>
        </w:tc>
        <w:tc>
          <w:tcPr>
            <w:tcW w:w="952" w:type="pct"/>
            <w:shd w:val="solid" w:color="FFFFFF" w:themeColor="background1" w:fill="F7F7F8"/>
            <w:tcMar>
              <w:top w:w="75" w:type="dxa"/>
              <w:left w:w="75" w:type="dxa"/>
              <w:bottom w:w="75" w:type="dxa"/>
              <w:right w:w="75" w:type="dxa"/>
            </w:tcMar>
            <w:vAlign w:val="center"/>
          </w:tcPr>
          <w:p w14:paraId="1BF12F82" w14:textId="77777777" w:rsidR="00BE38B6" w:rsidRDefault="00000000">
            <w:pPr>
              <w:wordWrap w:val="0"/>
              <w:spacing w:line="360" w:lineRule="auto"/>
              <w:ind w:firstLineChars="142" w:firstLine="341"/>
              <w:jc w:val="left"/>
              <w:rPr>
                <w:rFonts w:ascii="宋体" w:hAnsi="宋体" w:cs="宋体" w:hint="eastAsia"/>
                <w:sz w:val="24"/>
              </w:rPr>
            </w:pPr>
            <w:r>
              <w:rPr>
                <w:rFonts w:ascii="宋体" w:hAnsi="宋体" w:cs="宋体" w:hint="eastAsia"/>
                <w:sz w:val="24"/>
              </w:rPr>
              <w:t>759</w:t>
            </w:r>
          </w:p>
        </w:tc>
        <w:tc>
          <w:tcPr>
            <w:tcW w:w="721" w:type="pct"/>
            <w:shd w:val="solid" w:color="FFFFFF" w:themeColor="background1" w:fill="F7F7F8"/>
            <w:tcMar>
              <w:top w:w="75" w:type="dxa"/>
              <w:left w:w="75" w:type="dxa"/>
              <w:bottom w:w="75" w:type="dxa"/>
              <w:right w:w="75" w:type="dxa"/>
            </w:tcMar>
            <w:vAlign w:val="center"/>
          </w:tcPr>
          <w:p w14:paraId="0EB85DF4" w14:textId="77777777" w:rsidR="00BE38B6" w:rsidRDefault="00000000">
            <w:pPr>
              <w:wordWrap w:val="0"/>
              <w:spacing w:line="360" w:lineRule="auto"/>
              <w:ind w:firstLineChars="142" w:firstLine="341"/>
              <w:jc w:val="left"/>
              <w:rPr>
                <w:rFonts w:ascii="宋体" w:hAnsi="宋体" w:cs="宋体" w:hint="eastAsia"/>
                <w:sz w:val="24"/>
              </w:rPr>
            </w:pPr>
            <w:r>
              <w:rPr>
                <w:rFonts w:ascii="宋体" w:hAnsi="宋体" w:cs="宋体" w:hint="eastAsia"/>
                <w:sz w:val="24"/>
              </w:rPr>
              <w:t>892</w:t>
            </w:r>
          </w:p>
        </w:tc>
        <w:tc>
          <w:tcPr>
            <w:tcW w:w="918" w:type="pct"/>
            <w:shd w:val="solid" w:color="FFFFFF" w:themeColor="background1" w:fill="F7F7F8"/>
            <w:tcMar>
              <w:top w:w="75" w:type="dxa"/>
              <w:left w:w="75" w:type="dxa"/>
              <w:bottom w:w="75" w:type="dxa"/>
              <w:right w:w="75" w:type="dxa"/>
            </w:tcMar>
            <w:vAlign w:val="center"/>
          </w:tcPr>
          <w:p w14:paraId="51F9174E" w14:textId="77777777" w:rsidR="00BE38B6" w:rsidRDefault="00000000">
            <w:pPr>
              <w:wordWrap w:val="0"/>
              <w:spacing w:line="360" w:lineRule="auto"/>
              <w:ind w:firstLineChars="142" w:firstLine="341"/>
              <w:jc w:val="left"/>
              <w:rPr>
                <w:rFonts w:ascii="宋体" w:hAnsi="宋体" w:cs="宋体" w:hint="eastAsia"/>
                <w:sz w:val="24"/>
              </w:rPr>
            </w:pPr>
            <w:r>
              <w:rPr>
                <w:rFonts w:ascii="宋体" w:hAnsi="宋体" w:cs="宋体" w:hint="eastAsia"/>
                <w:sz w:val="24"/>
              </w:rPr>
              <w:t>133</w:t>
            </w:r>
          </w:p>
        </w:tc>
        <w:tc>
          <w:tcPr>
            <w:tcW w:w="781" w:type="pct"/>
            <w:shd w:val="solid" w:color="FFFFFF" w:themeColor="background1" w:fill="F7F7F8"/>
            <w:tcMar>
              <w:top w:w="75" w:type="dxa"/>
              <w:left w:w="75" w:type="dxa"/>
              <w:bottom w:w="75" w:type="dxa"/>
              <w:right w:w="75" w:type="dxa"/>
            </w:tcMar>
            <w:vAlign w:val="center"/>
          </w:tcPr>
          <w:p w14:paraId="5BFFF7FB" w14:textId="77777777" w:rsidR="00BE38B6" w:rsidRDefault="00000000">
            <w:pPr>
              <w:wordWrap w:val="0"/>
              <w:spacing w:line="360" w:lineRule="auto"/>
              <w:ind w:firstLineChars="142" w:firstLine="341"/>
              <w:jc w:val="left"/>
              <w:rPr>
                <w:rFonts w:ascii="宋体" w:hAnsi="宋体" w:cs="宋体" w:hint="eastAsia"/>
                <w:sz w:val="24"/>
              </w:rPr>
            </w:pPr>
            <w:r>
              <w:rPr>
                <w:rFonts w:ascii="宋体" w:hAnsi="宋体" w:cs="宋体" w:hint="eastAsia"/>
                <w:sz w:val="24"/>
              </w:rPr>
              <w:t>18%</w:t>
            </w:r>
          </w:p>
        </w:tc>
      </w:tr>
      <w:tr w:rsidR="00BE38B6" w14:paraId="44D1B900" w14:textId="77777777" w:rsidTr="00EF3125">
        <w:tc>
          <w:tcPr>
            <w:tcW w:w="1628" w:type="pct"/>
            <w:shd w:val="solid" w:color="FFFFFF" w:themeColor="background1" w:fill="F7F7F8"/>
            <w:tcMar>
              <w:top w:w="75" w:type="dxa"/>
              <w:left w:w="75" w:type="dxa"/>
              <w:bottom w:w="75" w:type="dxa"/>
              <w:right w:w="75" w:type="dxa"/>
            </w:tcMar>
            <w:vAlign w:val="center"/>
          </w:tcPr>
          <w:p w14:paraId="7A8E88C2" w14:textId="77777777" w:rsidR="00BE38B6" w:rsidRDefault="00000000">
            <w:pPr>
              <w:wordWrap w:val="0"/>
              <w:spacing w:line="360" w:lineRule="auto"/>
              <w:ind w:firstLineChars="142" w:firstLine="341"/>
              <w:jc w:val="left"/>
              <w:rPr>
                <w:rFonts w:ascii="宋体" w:hAnsi="宋体" w:cs="宋体" w:hint="eastAsia"/>
                <w:sz w:val="24"/>
              </w:rPr>
            </w:pPr>
            <w:r>
              <w:rPr>
                <w:rFonts w:ascii="宋体" w:hAnsi="宋体" w:cs="宋体" w:hint="eastAsia"/>
                <w:sz w:val="24"/>
              </w:rPr>
              <w:t>远中能源公司</w:t>
            </w:r>
          </w:p>
        </w:tc>
        <w:tc>
          <w:tcPr>
            <w:tcW w:w="952" w:type="pct"/>
            <w:shd w:val="solid" w:color="FFFFFF" w:themeColor="background1" w:fill="F7F7F8"/>
            <w:tcMar>
              <w:top w:w="75" w:type="dxa"/>
              <w:left w:w="75" w:type="dxa"/>
              <w:bottom w:w="75" w:type="dxa"/>
              <w:right w:w="75" w:type="dxa"/>
            </w:tcMar>
            <w:vAlign w:val="center"/>
          </w:tcPr>
          <w:p w14:paraId="49218060" w14:textId="77777777" w:rsidR="00BE38B6" w:rsidRDefault="00000000">
            <w:pPr>
              <w:wordWrap w:val="0"/>
              <w:spacing w:line="360" w:lineRule="auto"/>
              <w:ind w:firstLineChars="142" w:firstLine="341"/>
              <w:jc w:val="left"/>
              <w:rPr>
                <w:rFonts w:ascii="宋体" w:hAnsi="宋体" w:cs="宋体" w:hint="eastAsia"/>
                <w:sz w:val="24"/>
              </w:rPr>
            </w:pPr>
            <w:r>
              <w:rPr>
                <w:rFonts w:ascii="宋体" w:hAnsi="宋体" w:cs="宋体" w:hint="eastAsia"/>
                <w:sz w:val="24"/>
              </w:rPr>
              <w:t>1851</w:t>
            </w:r>
          </w:p>
        </w:tc>
        <w:tc>
          <w:tcPr>
            <w:tcW w:w="721" w:type="pct"/>
            <w:shd w:val="solid" w:color="FFFFFF" w:themeColor="background1" w:fill="F7F7F8"/>
            <w:tcMar>
              <w:top w:w="75" w:type="dxa"/>
              <w:left w:w="75" w:type="dxa"/>
              <w:bottom w:w="75" w:type="dxa"/>
              <w:right w:w="75" w:type="dxa"/>
            </w:tcMar>
            <w:vAlign w:val="center"/>
          </w:tcPr>
          <w:p w14:paraId="2546AD22" w14:textId="77777777" w:rsidR="00BE38B6" w:rsidRDefault="00000000">
            <w:pPr>
              <w:wordWrap w:val="0"/>
              <w:spacing w:line="360" w:lineRule="auto"/>
              <w:ind w:firstLineChars="142" w:firstLine="341"/>
              <w:jc w:val="left"/>
              <w:rPr>
                <w:rFonts w:ascii="宋体" w:hAnsi="宋体" w:cs="宋体" w:hint="eastAsia"/>
                <w:sz w:val="24"/>
              </w:rPr>
            </w:pPr>
            <w:r>
              <w:rPr>
                <w:rFonts w:ascii="宋体" w:hAnsi="宋体" w:cs="宋体" w:hint="eastAsia"/>
                <w:sz w:val="24"/>
              </w:rPr>
              <w:t>2120</w:t>
            </w:r>
          </w:p>
        </w:tc>
        <w:tc>
          <w:tcPr>
            <w:tcW w:w="918" w:type="pct"/>
            <w:shd w:val="solid" w:color="FFFFFF" w:themeColor="background1" w:fill="F7F7F8"/>
            <w:tcMar>
              <w:top w:w="75" w:type="dxa"/>
              <w:left w:w="75" w:type="dxa"/>
              <w:bottom w:w="75" w:type="dxa"/>
              <w:right w:w="75" w:type="dxa"/>
            </w:tcMar>
            <w:vAlign w:val="center"/>
          </w:tcPr>
          <w:p w14:paraId="236CA50E" w14:textId="77777777" w:rsidR="00BE38B6" w:rsidRDefault="00000000">
            <w:pPr>
              <w:wordWrap w:val="0"/>
              <w:spacing w:line="360" w:lineRule="auto"/>
              <w:ind w:firstLineChars="142" w:firstLine="341"/>
              <w:jc w:val="left"/>
              <w:rPr>
                <w:rFonts w:ascii="宋体" w:hAnsi="宋体" w:cs="宋体" w:hint="eastAsia"/>
                <w:sz w:val="24"/>
              </w:rPr>
            </w:pPr>
            <w:r>
              <w:rPr>
                <w:rFonts w:ascii="宋体" w:hAnsi="宋体" w:cs="宋体" w:hint="eastAsia"/>
                <w:sz w:val="24"/>
              </w:rPr>
              <w:t>269</w:t>
            </w:r>
          </w:p>
        </w:tc>
        <w:tc>
          <w:tcPr>
            <w:tcW w:w="781" w:type="pct"/>
            <w:shd w:val="solid" w:color="FFFFFF" w:themeColor="background1" w:fill="F7F7F8"/>
            <w:tcMar>
              <w:top w:w="75" w:type="dxa"/>
              <w:left w:w="75" w:type="dxa"/>
              <w:bottom w:w="75" w:type="dxa"/>
              <w:right w:w="75" w:type="dxa"/>
            </w:tcMar>
            <w:vAlign w:val="center"/>
          </w:tcPr>
          <w:p w14:paraId="1A04CA4D" w14:textId="77777777" w:rsidR="00BE38B6" w:rsidRDefault="00000000">
            <w:pPr>
              <w:wordWrap w:val="0"/>
              <w:spacing w:line="360" w:lineRule="auto"/>
              <w:ind w:firstLineChars="142" w:firstLine="341"/>
              <w:jc w:val="left"/>
              <w:rPr>
                <w:rFonts w:ascii="宋体" w:hAnsi="宋体" w:cs="宋体" w:hint="eastAsia"/>
                <w:sz w:val="24"/>
              </w:rPr>
            </w:pPr>
            <w:r>
              <w:rPr>
                <w:rFonts w:ascii="宋体" w:hAnsi="宋体" w:cs="宋体" w:hint="eastAsia"/>
                <w:sz w:val="24"/>
              </w:rPr>
              <w:t>15%</w:t>
            </w:r>
          </w:p>
        </w:tc>
      </w:tr>
      <w:tr w:rsidR="00BE38B6" w14:paraId="233BFF26" w14:textId="77777777" w:rsidTr="00EF3125">
        <w:tc>
          <w:tcPr>
            <w:tcW w:w="1628" w:type="pct"/>
            <w:shd w:val="solid" w:color="FFFFFF" w:themeColor="background1" w:fill="F7F7F8"/>
            <w:tcMar>
              <w:top w:w="75" w:type="dxa"/>
              <w:left w:w="75" w:type="dxa"/>
              <w:bottom w:w="75" w:type="dxa"/>
              <w:right w:w="75" w:type="dxa"/>
            </w:tcMar>
            <w:vAlign w:val="center"/>
          </w:tcPr>
          <w:p w14:paraId="3CB30459" w14:textId="77777777" w:rsidR="00BE38B6" w:rsidRDefault="00000000">
            <w:pPr>
              <w:wordWrap w:val="0"/>
              <w:spacing w:line="360" w:lineRule="auto"/>
              <w:ind w:firstLineChars="142" w:firstLine="341"/>
              <w:jc w:val="left"/>
              <w:rPr>
                <w:rFonts w:ascii="宋体" w:hAnsi="宋体" w:cs="宋体" w:hint="eastAsia"/>
                <w:sz w:val="24"/>
              </w:rPr>
            </w:pPr>
            <w:r>
              <w:rPr>
                <w:rFonts w:ascii="宋体" w:hAnsi="宋体" w:cs="宋体" w:hint="eastAsia"/>
                <w:sz w:val="24"/>
              </w:rPr>
              <w:lastRenderedPageBreak/>
              <w:t>滨海海上风力发电公司</w:t>
            </w:r>
          </w:p>
        </w:tc>
        <w:tc>
          <w:tcPr>
            <w:tcW w:w="952" w:type="pct"/>
            <w:shd w:val="solid" w:color="FFFFFF" w:themeColor="background1" w:fill="F7F7F8"/>
            <w:tcMar>
              <w:top w:w="75" w:type="dxa"/>
              <w:left w:w="75" w:type="dxa"/>
              <w:bottom w:w="75" w:type="dxa"/>
              <w:right w:w="75" w:type="dxa"/>
            </w:tcMar>
            <w:vAlign w:val="center"/>
          </w:tcPr>
          <w:p w14:paraId="3ABAB1E2" w14:textId="77777777" w:rsidR="00BE38B6" w:rsidRDefault="00000000">
            <w:pPr>
              <w:wordWrap w:val="0"/>
              <w:spacing w:line="360" w:lineRule="auto"/>
              <w:ind w:firstLineChars="142" w:firstLine="341"/>
              <w:jc w:val="left"/>
              <w:rPr>
                <w:rFonts w:ascii="宋体" w:hAnsi="宋体" w:cs="宋体" w:hint="eastAsia"/>
                <w:sz w:val="24"/>
              </w:rPr>
            </w:pPr>
            <w:r>
              <w:rPr>
                <w:rFonts w:ascii="宋体" w:hAnsi="宋体" w:cs="宋体" w:hint="eastAsia"/>
                <w:sz w:val="24"/>
              </w:rPr>
              <w:t>178601</w:t>
            </w:r>
          </w:p>
        </w:tc>
        <w:tc>
          <w:tcPr>
            <w:tcW w:w="721" w:type="pct"/>
            <w:shd w:val="solid" w:color="FFFFFF" w:themeColor="background1" w:fill="F7F7F8"/>
            <w:tcMar>
              <w:top w:w="75" w:type="dxa"/>
              <w:left w:w="75" w:type="dxa"/>
              <w:bottom w:w="75" w:type="dxa"/>
              <w:right w:w="75" w:type="dxa"/>
            </w:tcMar>
            <w:vAlign w:val="center"/>
          </w:tcPr>
          <w:p w14:paraId="274705FE" w14:textId="77777777" w:rsidR="00BE38B6" w:rsidRDefault="00000000">
            <w:pPr>
              <w:wordWrap w:val="0"/>
              <w:spacing w:line="360" w:lineRule="auto"/>
              <w:ind w:firstLineChars="142" w:firstLine="341"/>
              <w:jc w:val="left"/>
              <w:rPr>
                <w:rFonts w:ascii="宋体" w:hAnsi="宋体" w:cs="宋体" w:hint="eastAsia"/>
                <w:sz w:val="24"/>
              </w:rPr>
            </w:pPr>
            <w:r>
              <w:rPr>
                <w:rFonts w:ascii="宋体" w:hAnsi="宋体" w:cs="宋体" w:hint="eastAsia"/>
                <w:sz w:val="24"/>
              </w:rPr>
              <w:t>302200</w:t>
            </w:r>
          </w:p>
        </w:tc>
        <w:tc>
          <w:tcPr>
            <w:tcW w:w="918" w:type="pct"/>
            <w:shd w:val="solid" w:color="FFFFFF" w:themeColor="background1" w:fill="F7F7F8"/>
            <w:tcMar>
              <w:top w:w="75" w:type="dxa"/>
              <w:left w:w="75" w:type="dxa"/>
              <w:bottom w:w="75" w:type="dxa"/>
              <w:right w:w="75" w:type="dxa"/>
            </w:tcMar>
            <w:vAlign w:val="center"/>
          </w:tcPr>
          <w:p w14:paraId="6ABDA169" w14:textId="77777777" w:rsidR="00BE38B6" w:rsidRDefault="00000000">
            <w:pPr>
              <w:wordWrap w:val="0"/>
              <w:spacing w:line="360" w:lineRule="auto"/>
              <w:ind w:firstLineChars="142" w:firstLine="341"/>
              <w:jc w:val="left"/>
              <w:rPr>
                <w:rFonts w:ascii="宋体" w:hAnsi="宋体" w:cs="宋体" w:hint="eastAsia"/>
                <w:sz w:val="24"/>
              </w:rPr>
            </w:pPr>
            <w:r>
              <w:rPr>
                <w:rFonts w:ascii="宋体" w:hAnsi="宋体" w:cs="宋体" w:hint="eastAsia"/>
                <w:sz w:val="24"/>
              </w:rPr>
              <w:t>123599</w:t>
            </w:r>
          </w:p>
        </w:tc>
        <w:tc>
          <w:tcPr>
            <w:tcW w:w="781" w:type="pct"/>
            <w:shd w:val="solid" w:color="FFFFFF" w:themeColor="background1" w:fill="F7F7F8"/>
            <w:tcMar>
              <w:top w:w="75" w:type="dxa"/>
              <w:left w:w="75" w:type="dxa"/>
              <w:bottom w:w="75" w:type="dxa"/>
              <w:right w:w="75" w:type="dxa"/>
            </w:tcMar>
            <w:vAlign w:val="center"/>
          </w:tcPr>
          <w:p w14:paraId="07E62592" w14:textId="77777777" w:rsidR="00BE38B6" w:rsidRDefault="00000000">
            <w:pPr>
              <w:wordWrap w:val="0"/>
              <w:spacing w:line="360" w:lineRule="auto"/>
              <w:ind w:firstLineChars="142" w:firstLine="341"/>
              <w:jc w:val="left"/>
              <w:rPr>
                <w:rFonts w:ascii="宋体" w:hAnsi="宋体" w:cs="宋体" w:hint="eastAsia"/>
                <w:sz w:val="24"/>
              </w:rPr>
            </w:pPr>
            <w:r>
              <w:rPr>
                <w:rFonts w:ascii="宋体" w:hAnsi="宋体" w:cs="宋体" w:hint="eastAsia"/>
                <w:sz w:val="24"/>
              </w:rPr>
              <w:t>69%</w:t>
            </w:r>
          </w:p>
        </w:tc>
      </w:tr>
      <w:tr w:rsidR="00BE38B6" w14:paraId="10DB0503" w14:textId="77777777" w:rsidTr="00EF3125">
        <w:tc>
          <w:tcPr>
            <w:tcW w:w="1628" w:type="pct"/>
            <w:shd w:val="solid" w:color="FFFFFF" w:themeColor="background1" w:fill="F7F7F8"/>
            <w:tcMar>
              <w:top w:w="75" w:type="dxa"/>
              <w:left w:w="75" w:type="dxa"/>
              <w:bottom w:w="75" w:type="dxa"/>
              <w:right w:w="75" w:type="dxa"/>
            </w:tcMar>
            <w:vAlign w:val="center"/>
          </w:tcPr>
          <w:p w14:paraId="4FB8159E" w14:textId="77777777" w:rsidR="00BE38B6" w:rsidRDefault="00000000">
            <w:pPr>
              <w:wordWrap w:val="0"/>
              <w:spacing w:line="360" w:lineRule="auto"/>
              <w:ind w:firstLineChars="142" w:firstLine="341"/>
              <w:jc w:val="left"/>
              <w:rPr>
                <w:rFonts w:ascii="宋体" w:hAnsi="宋体" w:cs="宋体" w:hint="eastAsia"/>
                <w:sz w:val="24"/>
              </w:rPr>
            </w:pPr>
            <w:r>
              <w:rPr>
                <w:rFonts w:ascii="宋体" w:hAnsi="宋体" w:cs="宋体" w:hint="eastAsia"/>
                <w:sz w:val="24"/>
              </w:rPr>
              <w:t>合计</w:t>
            </w:r>
          </w:p>
        </w:tc>
        <w:tc>
          <w:tcPr>
            <w:tcW w:w="952" w:type="pct"/>
            <w:shd w:val="solid" w:color="FFFFFF" w:themeColor="background1" w:fill="F7F7F8"/>
            <w:tcMar>
              <w:top w:w="75" w:type="dxa"/>
              <w:left w:w="75" w:type="dxa"/>
              <w:bottom w:w="75" w:type="dxa"/>
              <w:right w:w="75" w:type="dxa"/>
            </w:tcMar>
            <w:vAlign w:val="center"/>
          </w:tcPr>
          <w:p w14:paraId="64222CCE" w14:textId="77777777" w:rsidR="00BE38B6" w:rsidRDefault="00000000">
            <w:pPr>
              <w:wordWrap w:val="0"/>
              <w:spacing w:line="360" w:lineRule="auto"/>
              <w:ind w:firstLineChars="142" w:firstLine="341"/>
              <w:jc w:val="left"/>
              <w:rPr>
                <w:rFonts w:ascii="宋体" w:hAnsi="宋体" w:cs="宋体" w:hint="eastAsia"/>
                <w:sz w:val="24"/>
              </w:rPr>
            </w:pPr>
            <w:r>
              <w:rPr>
                <w:rFonts w:ascii="宋体" w:hAnsi="宋体" w:cs="宋体" w:hint="eastAsia"/>
                <w:sz w:val="24"/>
              </w:rPr>
              <w:t>268889</w:t>
            </w:r>
          </w:p>
        </w:tc>
        <w:tc>
          <w:tcPr>
            <w:tcW w:w="721" w:type="pct"/>
            <w:shd w:val="solid" w:color="FFFFFF" w:themeColor="background1" w:fill="F7F7F8"/>
            <w:tcMar>
              <w:top w:w="75" w:type="dxa"/>
              <w:left w:w="75" w:type="dxa"/>
              <w:bottom w:w="75" w:type="dxa"/>
              <w:right w:w="75" w:type="dxa"/>
            </w:tcMar>
            <w:vAlign w:val="center"/>
          </w:tcPr>
          <w:p w14:paraId="0E1DD5F2" w14:textId="77777777" w:rsidR="00BE38B6" w:rsidRDefault="00000000">
            <w:pPr>
              <w:wordWrap w:val="0"/>
              <w:spacing w:line="360" w:lineRule="auto"/>
              <w:ind w:firstLineChars="142" w:firstLine="341"/>
              <w:jc w:val="left"/>
              <w:rPr>
                <w:rFonts w:ascii="宋体" w:hAnsi="宋体" w:cs="宋体" w:hint="eastAsia"/>
                <w:sz w:val="24"/>
              </w:rPr>
            </w:pPr>
            <w:r>
              <w:rPr>
                <w:rFonts w:ascii="宋体" w:hAnsi="宋体" w:cs="宋体" w:hint="eastAsia"/>
                <w:sz w:val="24"/>
              </w:rPr>
              <w:t>408441</w:t>
            </w:r>
          </w:p>
        </w:tc>
        <w:tc>
          <w:tcPr>
            <w:tcW w:w="918" w:type="pct"/>
            <w:shd w:val="solid" w:color="FFFFFF" w:themeColor="background1" w:fill="F7F7F8"/>
            <w:tcMar>
              <w:top w:w="75" w:type="dxa"/>
              <w:left w:w="75" w:type="dxa"/>
              <w:bottom w:w="75" w:type="dxa"/>
              <w:right w:w="75" w:type="dxa"/>
            </w:tcMar>
            <w:vAlign w:val="center"/>
          </w:tcPr>
          <w:p w14:paraId="29A5691A" w14:textId="77777777" w:rsidR="00BE38B6" w:rsidRDefault="00000000">
            <w:pPr>
              <w:wordWrap w:val="0"/>
              <w:spacing w:line="360" w:lineRule="auto"/>
              <w:ind w:firstLineChars="142" w:firstLine="341"/>
              <w:jc w:val="left"/>
              <w:rPr>
                <w:rFonts w:ascii="宋体" w:hAnsi="宋体" w:cs="宋体" w:hint="eastAsia"/>
                <w:sz w:val="24"/>
              </w:rPr>
            </w:pPr>
            <w:r>
              <w:rPr>
                <w:rFonts w:ascii="宋体" w:hAnsi="宋体" w:cs="宋体" w:hint="eastAsia"/>
                <w:sz w:val="24"/>
              </w:rPr>
              <w:t>139552</w:t>
            </w:r>
          </w:p>
        </w:tc>
        <w:tc>
          <w:tcPr>
            <w:tcW w:w="781" w:type="pct"/>
            <w:shd w:val="solid" w:color="FFFFFF" w:themeColor="background1" w:fill="F7F7F8"/>
            <w:tcMar>
              <w:top w:w="75" w:type="dxa"/>
              <w:left w:w="75" w:type="dxa"/>
              <w:bottom w:w="75" w:type="dxa"/>
              <w:right w:w="75" w:type="dxa"/>
            </w:tcMar>
            <w:vAlign w:val="center"/>
          </w:tcPr>
          <w:p w14:paraId="49BDC929" w14:textId="77777777" w:rsidR="00BE38B6" w:rsidRDefault="00000000">
            <w:pPr>
              <w:wordWrap w:val="0"/>
              <w:spacing w:line="360" w:lineRule="auto"/>
              <w:ind w:firstLineChars="142" w:firstLine="341"/>
              <w:jc w:val="left"/>
              <w:rPr>
                <w:rFonts w:ascii="宋体" w:hAnsi="宋体" w:cs="宋体" w:hint="eastAsia"/>
                <w:sz w:val="24"/>
              </w:rPr>
            </w:pPr>
            <w:r>
              <w:rPr>
                <w:rFonts w:ascii="宋体" w:hAnsi="宋体" w:cs="宋体" w:hint="eastAsia"/>
                <w:sz w:val="24"/>
              </w:rPr>
              <w:t>52%</w:t>
            </w:r>
          </w:p>
        </w:tc>
      </w:tr>
    </w:tbl>
    <w:p w14:paraId="0B7D4FA1" w14:textId="77777777" w:rsidR="00BE38B6" w:rsidRDefault="00000000">
      <w:pPr>
        <w:wordWrap w:val="0"/>
        <w:spacing w:line="360" w:lineRule="auto"/>
        <w:ind w:firstLineChars="342" w:firstLine="718"/>
        <w:jc w:val="center"/>
        <w:rPr>
          <w:rFonts w:ascii="宋体" w:hAnsi="宋体" w:hint="eastAsia"/>
          <w:szCs w:val="21"/>
        </w:rPr>
      </w:pPr>
      <w:r>
        <w:rPr>
          <w:rFonts w:ascii="宋体" w:hAnsi="宋体" w:hint="eastAsia"/>
          <w:szCs w:val="21"/>
        </w:rPr>
        <w:t>数据来源：巨潮资讯网</w:t>
      </w:r>
      <w:r>
        <w:rPr>
          <w:rFonts w:ascii="宋体" w:hAnsi="宋体"/>
          <w:szCs w:val="21"/>
        </w:rPr>
        <w:t>https://www.cninfo.com.cn/new/disclosure/detail?orgId=gssh0600021&amp;announcementId=1211551330&amp;announcementTime=2021-11-11</w:t>
      </w:r>
    </w:p>
    <w:p w14:paraId="616481B8" w14:textId="77777777" w:rsidR="00BE38B6" w:rsidRDefault="00000000">
      <w:pPr>
        <w:spacing w:line="360" w:lineRule="auto"/>
        <w:ind w:firstLineChars="342" w:firstLine="718"/>
        <w:rPr>
          <w:rFonts w:ascii="宋体" w:hAnsi="宋体" w:hint="eastAsia"/>
          <w:szCs w:val="21"/>
        </w:rPr>
      </w:pPr>
      <w:r>
        <w:rPr>
          <w:rFonts w:ascii="宋体" w:hAnsi="宋体"/>
          <w:szCs w:val="21"/>
        </w:rPr>
        <w:t>增资后，9家标的公司股权结构如下：</w:t>
      </w:r>
    </w:p>
    <w:p w14:paraId="6970F6C2" w14:textId="6DEC9D1A" w:rsidR="00EF3125" w:rsidRPr="00EF3125" w:rsidRDefault="00EF3125" w:rsidP="00EF3125">
      <w:pPr>
        <w:wordWrap w:val="0"/>
        <w:spacing w:line="360" w:lineRule="auto"/>
        <w:ind w:firstLineChars="342" w:firstLine="718"/>
        <w:jc w:val="center"/>
        <w:rPr>
          <w:rFonts w:ascii="黑体" w:eastAsia="黑体" w:hAnsi="黑体" w:hint="eastAsia"/>
          <w:szCs w:val="21"/>
        </w:rPr>
      </w:pPr>
      <w:r w:rsidRPr="00EF3125">
        <w:rPr>
          <w:rFonts w:ascii="黑体" w:eastAsia="黑体" w:hAnsi="黑体" w:hint="eastAsia"/>
          <w:szCs w:val="21"/>
        </w:rPr>
        <w:t>表四 上海电力市场化债转股9家标的公司股权结构</w:t>
      </w:r>
    </w:p>
    <w:tbl>
      <w:tblPr>
        <w:tblW w:w="5000" w:type="pct"/>
        <w:tblBorders>
          <w:top w:val="single" w:sz="18" w:space="0" w:color="000000" w:themeColor="text1"/>
          <w:bottom w:val="single" w:sz="18" w:space="0" w:color="000000" w:themeColor="text1"/>
          <w:insideH w:val="single" w:sz="2" w:space="0" w:color="000000" w:themeColor="text1"/>
          <w:insideV w:val="single" w:sz="2" w:space="0" w:color="000000" w:themeColor="text1"/>
        </w:tblBorders>
        <w:shd w:val="clear" w:color="auto" w:fill="FFFFFF" w:themeFill="background1"/>
        <w:tblCellMar>
          <w:left w:w="0" w:type="dxa"/>
          <w:right w:w="0" w:type="dxa"/>
        </w:tblCellMar>
        <w:tblLook w:val="04A0" w:firstRow="1" w:lastRow="0" w:firstColumn="1" w:lastColumn="0" w:noHBand="0" w:noVBand="1"/>
      </w:tblPr>
      <w:tblGrid>
        <w:gridCol w:w="4187"/>
        <w:gridCol w:w="1748"/>
        <w:gridCol w:w="1501"/>
        <w:gridCol w:w="1501"/>
      </w:tblGrid>
      <w:tr w:rsidR="00BE38B6" w14:paraId="0176003A" w14:textId="77777777" w:rsidTr="00EF3125">
        <w:tc>
          <w:tcPr>
            <w:tcW w:w="2342" w:type="pct"/>
            <w:shd w:val="clear" w:color="auto" w:fill="FFFFFF" w:themeFill="background1"/>
            <w:tcMar>
              <w:top w:w="75" w:type="dxa"/>
              <w:left w:w="75" w:type="dxa"/>
              <w:bottom w:w="75" w:type="dxa"/>
              <w:right w:w="75" w:type="dxa"/>
            </w:tcMar>
            <w:vAlign w:val="center"/>
          </w:tcPr>
          <w:p w14:paraId="67D14C74" w14:textId="77777777" w:rsidR="00BE38B6" w:rsidRDefault="00000000">
            <w:pPr>
              <w:spacing w:line="360" w:lineRule="auto"/>
              <w:ind w:firstLineChars="142" w:firstLine="341"/>
              <w:jc w:val="center"/>
              <w:rPr>
                <w:rFonts w:ascii="宋体" w:hAnsi="宋体" w:cs="宋体" w:hint="eastAsia"/>
                <w:sz w:val="24"/>
              </w:rPr>
            </w:pPr>
            <w:r>
              <w:rPr>
                <w:rFonts w:ascii="宋体" w:hAnsi="宋体" w:cs="宋体" w:hint="eastAsia"/>
                <w:sz w:val="24"/>
              </w:rPr>
              <w:t>标的名称</w:t>
            </w:r>
          </w:p>
        </w:tc>
        <w:tc>
          <w:tcPr>
            <w:tcW w:w="978" w:type="pct"/>
            <w:shd w:val="clear" w:color="auto" w:fill="FFFFFF" w:themeFill="background1"/>
            <w:tcMar>
              <w:top w:w="75" w:type="dxa"/>
              <w:left w:w="75" w:type="dxa"/>
              <w:bottom w:w="75" w:type="dxa"/>
              <w:right w:w="75" w:type="dxa"/>
            </w:tcMar>
            <w:vAlign w:val="center"/>
          </w:tcPr>
          <w:p w14:paraId="636EEB76" w14:textId="77777777" w:rsidR="00BE38B6" w:rsidRDefault="00000000">
            <w:pPr>
              <w:spacing w:line="360" w:lineRule="auto"/>
              <w:ind w:firstLineChars="142" w:firstLine="341"/>
              <w:jc w:val="center"/>
              <w:rPr>
                <w:rFonts w:ascii="宋体" w:hAnsi="宋体" w:cs="宋体" w:hint="eastAsia"/>
                <w:sz w:val="24"/>
              </w:rPr>
            </w:pPr>
            <w:r>
              <w:rPr>
                <w:rFonts w:ascii="宋体" w:hAnsi="宋体" w:cs="宋体" w:hint="eastAsia"/>
                <w:sz w:val="24"/>
              </w:rPr>
              <w:t>工银投资 拟投金额 （万元）</w:t>
            </w:r>
          </w:p>
        </w:tc>
        <w:tc>
          <w:tcPr>
            <w:tcW w:w="840" w:type="pct"/>
            <w:shd w:val="clear" w:color="auto" w:fill="FFFFFF" w:themeFill="background1"/>
            <w:tcMar>
              <w:top w:w="75" w:type="dxa"/>
              <w:left w:w="75" w:type="dxa"/>
              <w:bottom w:w="75" w:type="dxa"/>
              <w:right w:w="75" w:type="dxa"/>
            </w:tcMar>
            <w:vAlign w:val="center"/>
          </w:tcPr>
          <w:p w14:paraId="314BE83B" w14:textId="77777777" w:rsidR="00BE38B6" w:rsidRDefault="00000000">
            <w:pPr>
              <w:spacing w:line="360" w:lineRule="auto"/>
              <w:ind w:firstLineChars="142" w:firstLine="341"/>
              <w:jc w:val="center"/>
              <w:rPr>
                <w:rFonts w:ascii="宋体" w:hAnsi="宋体" w:cs="宋体" w:hint="eastAsia"/>
                <w:sz w:val="24"/>
              </w:rPr>
            </w:pPr>
            <w:r>
              <w:rPr>
                <w:rFonts w:ascii="宋体" w:hAnsi="宋体" w:cs="宋体" w:hint="eastAsia"/>
                <w:sz w:val="24"/>
              </w:rPr>
              <w:t>工银投资持股比例</w:t>
            </w:r>
          </w:p>
        </w:tc>
        <w:tc>
          <w:tcPr>
            <w:tcW w:w="840" w:type="pct"/>
            <w:shd w:val="clear" w:color="auto" w:fill="FFFFFF" w:themeFill="background1"/>
            <w:tcMar>
              <w:top w:w="75" w:type="dxa"/>
              <w:left w:w="75" w:type="dxa"/>
              <w:bottom w:w="75" w:type="dxa"/>
              <w:right w:w="75" w:type="dxa"/>
            </w:tcMar>
            <w:vAlign w:val="center"/>
          </w:tcPr>
          <w:p w14:paraId="4818FB85" w14:textId="77777777" w:rsidR="00BE38B6" w:rsidRDefault="00000000">
            <w:pPr>
              <w:spacing w:line="360" w:lineRule="auto"/>
              <w:ind w:firstLineChars="142" w:firstLine="341"/>
              <w:jc w:val="center"/>
              <w:rPr>
                <w:rFonts w:ascii="宋体" w:hAnsi="宋体" w:cs="宋体" w:hint="eastAsia"/>
                <w:sz w:val="24"/>
              </w:rPr>
            </w:pPr>
            <w:r>
              <w:rPr>
                <w:rFonts w:ascii="宋体" w:hAnsi="宋体" w:cs="宋体" w:hint="eastAsia"/>
                <w:sz w:val="24"/>
              </w:rPr>
              <w:t>江苏公司持股比例</w:t>
            </w:r>
          </w:p>
        </w:tc>
      </w:tr>
      <w:tr w:rsidR="00BE38B6" w14:paraId="55D2B2DE" w14:textId="77777777" w:rsidTr="00EF3125">
        <w:tc>
          <w:tcPr>
            <w:tcW w:w="2342" w:type="pct"/>
            <w:shd w:val="clear" w:color="auto" w:fill="FFFFFF" w:themeFill="background1"/>
            <w:tcMar>
              <w:top w:w="75" w:type="dxa"/>
              <w:left w:w="75" w:type="dxa"/>
              <w:bottom w:w="75" w:type="dxa"/>
              <w:right w:w="75" w:type="dxa"/>
            </w:tcMar>
            <w:vAlign w:val="center"/>
          </w:tcPr>
          <w:p w14:paraId="26F35B8E" w14:textId="77777777" w:rsidR="00BE38B6" w:rsidRDefault="00000000">
            <w:pPr>
              <w:spacing w:line="360" w:lineRule="auto"/>
              <w:ind w:firstLineChars="142" w:firstLine="341"/>
              <w:jc w:val="center"/>
              <w:rPr>
                <w:rFonts w:ascii="宋体" w:hAnsi="宋体" w:cs="宋体" w:hint="eastAsia"/>
                <w:sz w:val="24"/>
              </w:rPr>
            </w:pPr>
            <w:r>
              <w:rPr>
                <w:rFonts w:ascii="宋体" w:hAnsi="宋体" w:cs="宋体" w:hint="eastAsia"/>
                <w:sz w:val="24"/>
              </w:rPr>
              <w:t>洪泽光伏发电公司</w:t>
            </w:r>
          </w:p>
        </w:tc>
        <w:tc>
          <w:tcPr>
            <w:tcW w:w="978" w:type="pct"/>
            <w:shd w:val="clear" w:color="auto" w:fill="FFFFFF" w:themeFill="background1"/>
            <w:tcMar>
              <w:top w:w="75" w:type="dxa"/>
              <w:left w:w="75" w:type="dxa"/>
              <w:bottom w:w="75" w:type="dxa"/>
              <w:right w:w="75" w:type="dxa"/>
            </w:tcMar>
            <w:vAlign w:val="center"/>
          </w:tcPr>
          <w:p w14:paraId="610C300D" w14:textId="77777777" w:rsidR="00BE38B6" w:rsidRDefault="00000000">
            <w:pPr>
              <w:spacing w:line="360" w:lineRule="auto"/>
              <w:ind w:firstLineChars="142" w:firstLine="341"/>
              <w:jc w:val="center"/>
              <w:rPr>
                <w:rFonts w:ascii="宋体" w:hAnsi="宋体" w:cs="宋体" w:hint="eastAsia"/>
                <w:sz w:val="24"/>
              </w:rPr>
            </w:pPr>
            <w:r>
              <w:rPr>
                <w:rFonts w:ascii="宋体" w:hAnsi="宋体" w:cs="宋体" w:hint="eastAsia"/>
                <w:sz w:val="24"/>
              </w:rPr>
              <w:t>14000</w:t>
            </w:r>
          </w:p>
        </w:tc>
        <w:tc>
          <w:tcPr>
            <w:tcW w:w="840" w:type="pct"/>
            <w:shd w:val="clear" w:color="auto" w:fill="FFFFFF" w:themeFill="background1"/>
            <w:tcMar>
              <w:top w:w="75" w:type="dxa"/>
              <w:left w:w="75" w:type="dxa"/>
              <w:bottom w:w="75" w:type="dxa"/>
              <w:right w:w="75" w:type="dxa"/>
            </w:tcMar>
            <w:vAlign w:val="center"/>
          </w:tcPr>
          <w:p w14:paraId="2B9C436B" w14:textId="77777777" w:rsidR="00BE38B6" w:rsidRDefault="00000000">
            <w:pPr>
              <w:spacing w:line="360" w:lineRule="auto"/>
              <w:ind w:firstLineChars="142" w:firstLine="341"/>
              <w:jc w:val="center"/>
              <w:rPr>
                <w:rFonts w:ascii="宋体" w:hAnsi="宋体" w:cs="宋体" w:hint="eastAsia"/>
                <w:sz w:val="24"/>
              </w:rPr>
            </w:pPr>
            <w:r>
              <w:rPr>
                <w:rFonts w:ascii="宋体" w:hAnsi="宋体" w:cs="宋体" w:hint="eastAsia"/>
                <w:sz w:val="24"/>
              </w:rPr>
              <w:t>42%</w:t>
            </w:r>
          </w:p>
        </w:tc>
        <w:tc>
          <w:tcPr>
            <w:tcW w:w="840" w:type="pct"/>
            <w:shd w:val="clear" w:color="auto" w:fill="FFFFFF" w:themeFill="background1"/>
            <w:tcMar>
              <w:top w:w="75" w:type="dxa"/>
              <w:left w:w="75" w:type="dxa"/>
              <w:bottom w:w="75" w:type="dxa"/>
              <w:right w:w="75" w:type="dxa"/>
            </w:tcMar>
            <w:vAlign w:val="center"/>
          </w:tcPr>
          <w:p w14:paraId="24D33631" w14:textId="77777777" w:rsidR="00BE38B6" w:rsidRDefault="00000000">
            <w:pPr>
              <w:spacing w:line="360" w:lineRule="auto"/>
              <w:ind w:firstLineChars="142" w:firstLine="341"/>
              <w:jc w:val="center"/>
              <w:rPr>
                <w:rFonts w:ascii="宋体" w:hAnsi="宋体" w:cs="宋体" w:hint="eastAsia"/>
                <w:sz w:val="24"/>
              </w:rPr>
            </w:pPr>
            <w:r>
              <w:rPr>
                <w:rFonts w:ascii="宋体" w:hAnsi="宋体" w:cs="宋体" w:hint="eastAsia"/>
                <w:sz w:val="24"/>
              </w:rPr>
              <w:t>58%</w:t>
            </w:r>
          </w:p>
        </w:tc>
      </w:tr>
      <w:tr w:rsidR="00BE38B6" w14:paraId="4E1643C2" w14:textId="77777777" w:rsidTr="00EF3125">
        <w:tc>
          <w:tcPr>
            <w:tcW w:w="2342" w:type="pct"/>
            <w:shd w:val="clear" w:color="auto" w:fill="FFFFFF" w:themeFill="background1"/>
            <w:tcMar>
              <w:top w:w="75" w:type="dxa"/>
              <w:left w:w="75" w:type="dxa"/>
              <w:bottom w:w="75" w:type="dxa"/>
              <w:right w:w="75" w:type="dxa"/>
            </w:tcMar>
            <w:vAlign w:val="center"/>
          </w:tcPr>
          <w:p w14:paraId="0F24C9EA" w14:textId="77777777" w:rsidR="00BE38B6" w:rsidRDefault="00000000">
            <w:pPr>
              <w:spacing w:line="360" w:lineRule="auto"/>
              <w:ind w:firstLineChars="142" w:firstLine="341"/>
              <w:jc w:val="center"/>
              <w:rPr>
                <w:rFonts w:ascii="宋体" w:hAnsi="宋体" w:cs="宋体" w:hint="eastAsia"/>
                <w:sz w:val="24"/>
              </w:rPr>
            </w:pPr>
            <w:r>
              <w:rPr>
                <w:rFonts w:ascii="宋体" w:hAnsi="宋体" w:cs="宋体" w:hint="eastAsia"/>
                <w:sz w:val="24"/>
              </w:rPr>
              <w:t>徐州贾汪新能源公司</w:t>
            </w:r>
          </w:p>
        </w:tc>
        <w:tc>
          <w:tcPr>
            <w:tcW w:w="978" w:type="pct"/>
            <w:shd w:val="clear" w:color="auto" w:fill="FFFFFF" w:themeFill="background1"/>
            <w:tcMar>
              <w:top w:w="75" w:type="dxa"/>
              <w:left w:w="75" w:type="dxa"/>
              <w:bottom w:w="75" w:type="dxa"/>
              <w:right w:w="75" w:type="dxa"/>
            </w:tcMar>
            <w:vAlign w:val="center"/>
          </w:tcPr>
          <w:p w14:paraId="1162D2A1" w14:textId="77777777" w:rsidR="00BE38B6" w:rsidRDefault="00000000">
            <w:pPr>
              <w:spacing w:line="360" w:lineRule="auto"/>
              <w:ind w:firstLineChars="142" w:firstLine="341"/>
              <w:jc w:val="center"/>
              <w:rPr>
                <w:rFonts w:ascii="宋体" w:hAnsi="宋体" w:cs="宋体" w:hint="eastAsia"/>
                <w:sz w:val="24"/>
              </w:rPr>
            </w:pPr>
            <w:r>
              <w:rPr>
                <w:rFonts w:ascii="宋体" w:hAnsi="宋体" w:cs="宋体" w:hint="eastAsia"/>
                <w:sz w:val="24"/>
              </w:rPr>
              <w:t>14900</w:t>
            </w:r>
          </w:p>
        </w:tc>
        <w:tc>
          <w:tcPr>
            <w:tcW w:w="840" w:type="pct"/>
            <w:shd w:val="clear" w:color="auto" w:fill="FFFFFF" w:themeFill="background1"/>
            <w:tcMar>
              <w:top w:w="75" w:type="dxa"/>
              <w:left w:w="75" w:type="dxa"/>
              <w:bottom w:w="75" w:type="dxa"/>
              <w:right w:w="75" w:type="dxa"/>
            </w:tcMar>
            <w:vAlign w:val="center"/>
          </w:tcPr>
          <w:p w14:paraId="17371BF2" w14:textId="77777777" w:rsidR="00BE38B6" w:rsidRDefault="00000000">
            <w:pPr>
              <w:spacing w:line="360" w:lineRule="auto"/>
              <w:ind w:firstLineChars="142" w:firstLine="341"/>
              <w:jc w:val="center"/>
              <w:rPr>
                <w:rFonts w:ascii="宋体" w:hAnsi="宋体" w:cs="宋体" w:hint="eastAsia"/>
                <w:sz w:val="24"/>
              </w:rPr>
            </w:pPr>
            <w:r>
              <w:rPr>
                <w:rFonts w:ascii="宋体" w:hAnsi="宋体" w:cs="宋体" w:hint="eastAsia"/>
                <w:sz w:val="24"/>
              </w:rPr>
              <w:t>42%</w:t>
            </w:r>
          </w:p>
        </w:tc>
        <w:tc>
          <w:tcPr>
            <w:tcW w:w="840" w:type="pct"/>
            <w:shd w:val="clear" w:color="auto" w:fill="FFFFFF" w:themeFill="background1"/>
            <w:tcMar>
              <w:top w:w="75" w:type="dxa"/>
              <w:left w:w="75" w:type="dxa"/>
              <w:bottom w:w="75" w:type="dxa"/>
              <w:right w:w="75" w:type="dxa"/>
            </w:tcMar>
            <w:vAlign w:val="center"/>
          </w:tcPr>
          <w:p w14:paraId="3837C1E5" w14:textId="77777777" w:rsidR="00BE38B6" w:rsidRDefault="00000000">
            <w:pPr>
              <w:spacing w:line="360" w:lineRule="auto"/>
              <w:ind w:firstLineChars="142" w:firstLine="341"/>
              <w:jc w:val="center"/>
              <w:rPr>
                <w:rFonts w:ascii="宋体" w:hAnsi="宋体" w:cs="宋体" w:hint="eastAsia"/>
                <w:sz w:val="24"/>
              </w:rPr>
            </w:pPr>
            <w:r>
              <w:rPr>
                <w:rFonts w:ascii="宋体" w:hAnsi="宋体" w:cs="宋体" w:hint="eastAsia"/>
                <w:sz w:val="24"/>
              </w:rPr>
              <w:t>58%</w:t>
            </w:r>
          </w:p>
        </w:tc>
      </w:tr>
      <w:tr w:rsidR="00BE38B6" w14:paraId="63907E9D" w14:textId="77777777" w:rsidTr="00EF3125">
        <w:tc>
          <w:tcPr>
            <w:tcW w:w="2342" w:type="pct"/>
            <w:shd w:val="clear" w:color="auto" w:fill="FFFFFF" w:themeFill="background1"/>
            <w:tcMar>
              <w:top w:w="75" w:type="dxa"/>
              <w:left w:w="75" w:type="dxa"/>
              <w:bottom w:w="75" w:type="dxa"/>
              <w:right w:w="75" w:type="dxa"/>
            </w:tcMar>
            <w:vAlign w:val="center"/>
          </w:tcPr>
          <w:p w14:paraId="473253F3" w14:textId="77777777" w:rsidR="00BE38B6" w:rsidRDefault="00000000">
            <w:pPr>
              <w:spacing w:line="360" w:lineRule="auto"/>
              <w:ind w:firstLineChars="142" w:firstLine="341"/>
              <w:jc w:val="center"/>
              <w:rPr>
                <w:rFonts w:ascii="宋体" w:hAnsi="宋体" w:cs="宋体" w:hint="eastAsia"/>
                <w:sz w:val="24"/>
              </w:rPr>
            </w:pPr>
            <w:r>
              <w:rPr>
                <w:rFonts w:ascii="宋体" w:hAnsi="宋体" w:cs="宋体" w:hint="eastAsia"/>
                <w:sz w:val="24"/>
              </w:rPr>
              <w:t>东海新能源公司</w:t>
            </w:r>
          </w:p>
        </w:tc>
        <w:tc>
          <w:tcPr>
            <w:tcW w:w="978" w:type="pct"/>
            <w:shd w:val="clear" w:color="auto" w:fill="FFFFFF" w:themeFill="background1"/>
            <w:tcMar>
              <w:top w:w="75" w:type="dxa"/>
              <w:left w:w="75" w:type="dxa"/>
              <w:bottom w:w="75" w:type="dxa"/>
              <w:right w:w="75" w:type="dxa"/>
            </w:tcMar>
            <w:vAlign w:val="center"/>
          </w:tcPr>
          <w:p w14:paraId="70CB6F62" w14:textId="77777777" w:rsidR="00BE38B6" w:rsidRDefault="00000000">
            <w:pPr>
              <w:spacing w:line="360" w:lineRule="auto"/>
              <w:ind w:firstLineChars="142" w:firstLine="341"/>
              <w:jc w:val="center"/>
              <w:rPr>
                <w:rFonts w:ascii="宋体" w:hAnsi="宋体" w:cs="宋体" w:hint="eastAsia"/>
                <w:sz w:val="24"/>
              </w:rPr>
            </w:pPr>
            <w:r>
              <w:rPr>
                <w:rFonts w:ascii="宋体" w:hAnsi="宋体" w:cs="宋体" w:hint="eastAsia"/>
                <w:sz w:val="24"/>
              </w:rPr>
              <w:t>7700</w:t>
            </w:r>
          </w:p>
        </w:tc>
        <w:tc>
          <w:tcPr>
            <w:tcW w:w="840" w:type="pct"/>
            <w:shd w:val="clear" w:color="auto" w:fill="FFFFFF" w:themeFill="background1"/>
            <w:tcMar>
              <w:top w:w="75" w:type="dxa"/>
              <w:left w:w="75" w:type="dxa"/>
              <w:bottom w:w="75" w:type="dxa"/>
              <w:right w:w="75" w:type="dxa"/>
            </w:tcMar>
            <w:vAlign w:val="center"/>
          </w:tcPr>
          <w:p w14:paraId="477D0833" w14:textId="77777777" w:rsidR="00BE38B6" w:rsidRDefault="00000000">
            <w:pPr>
              <w:spacing w:line="360" w:lineRule="auto"/>
              <w:ind w:firstLineChars="142" w:firstLine="341"/>
              <w:jc w:val="center"/>
              <w:rPr>
                <w:rFonts w:ascii="宋体" w:hAnsi="宋体" w:cs="宋体" w:hint="eastAsia"/>
                <w:sz w:val="24"/>
              </w:rPr>
            </w:pPr>
            <w:r>
              <w:rPr>
                <w:rFonts w:ascii="宋体" w:hAnsi="宋体" w:cs="宋体" w:hint="eastAsia"/>
                <w:sz w:val="24"/>
              </w:rPr>
              <w:t>42%</w:t>
            </w:r>
          </w:p>
        </w:tc>
        <w:tc>
          <w:tcPr>
            <w:tcW w:w="840" w:type="pct"/>
            <w:shd w:val="clear" w:color="auto" w:fill="FFFFFF" w:themeFill="background1"/>
            <w:tcMar>
              <w:top w:w="75" w:type="dxa"/>
              <w:left w:w="75" w:type="dxa"/>
              <w:bottom w:w="75" w:type="dxa"/>
              <w:right w:w="75" w:type="dxa"/>
            </w:tcMar>
            <w:vAlign w:val="center"/>
          </w:tcPr>
          <w:p w14:paraId="22B06146" w14:textId="77777777" w:rsidR="00BE38B6" w:rsidRDefault="00000000">
            <w:pPr>
              <w:spacing w:line="360" w:lineRule="auto"/>
              <w:ind w:firstLineChars="142" w:firstLine="341"/>
              <w:jc w:val="center"/>
              <w:rPr>
                <w:rFonts w:ascii="宋体" w:hAnsi="宋体" w:cs="宋体" w:hint="eastAsia"/>
                <w:sz w:val="24"/>
              </w:rPr>
            </w:pPr>
            <w:r>
              <w:rPr>
                <w:rFonts w:ascii="宋体" w:hAnsi="宋体" w:cs="宋体" w:hint="eastAsia"/>
                <w:sz w:val="24"/>
              </w:rPr>
              <w:t>58%</w:t>
            </w:r>
          </w:p>
        </w:tc>
      </w:tr>
      <w:tr w:rsidR="00BE38B6" w14:paraId="478C5D12" w14:textId="77777777" w:rsidTr="00EF3125">
        <w:tc>
          <w:tcPr>
            <w:tcW w:w="2342" w:type="pct"/>
            <w:shd w:val="clear" w:color="auto" w:fill="FFFFFF" w:themeFill="background1"/>
            <w:tcMar>
              <w:top w:w="75" w:type="dxa"/>
              <w:left w:w="75" w:type="dxa"/>
              <w:bottom w:w="75" w:type="dxa"/>
              <w:right w:w="75" w:type="dxa"/>
            </w:tcMar>
            <w:vAlign w:val="center"/>
          </w:tcPr>
          <w:p w14:paraId="3956321D" w14:textId="77777777" w:rsidR="00BE38B6" w:rsidRDefault="00000000">
            <w:pPr>
              <w:spacing w:line="360" w:lineRule="auto"/>
              <w:ind w:firstLineChars="142" w:firstLine="341"/>
              <w:jc w:val="center"/>
              <w:rPr>
                <w:rFonts w:ascii="宋体" w:hAnsi="宋体" w:cs="宋体" w:hint="eastAsia"/>
                <w:sz w:val="24"/>
              </w:rPr>
            </w:pPr>
            <w:r>
              <w:rPr>
                <w:rFonts w:ascii="宋体" w:hAnsi="宋体" w:cs="宋体" w:hint="eastAsia"/>
                <w:sz w:val="24"/>
              </w:rPr>
              <w:t>建湖光伏发电公司</w:t>
            </w:r>
          </w:p>
        </w:tc>
        <w:tc>
          <w:tcPr>
            <w:tcW w:w="978" w:type="pct"/>
            <w:shd w:val="clear" w:color="auto" w:fill="FFFFFF" w:themeFill="background1"/>
            <w:tcMar>
              <w:top w:w="75" w:type="dxa"/>
              <w:left w:w="75" w:type="dxa"/>
              <w:bottom w:w="75" w:type="dxa"/>
              <w:right w:w="75" w:type="dxa"/>
            </w:tcMar>
            <w:vAlign w:val="center"/>
          </w:tcPr>
          <w:p w14:paraId="3ACD5DA6" w14:textId="77777777" w:rsidR="00BE38B6" w:rsidRDefault="00000000">
            <w:pPr>
              <w:spacing w:line="360" w:lineRule="auto"/>
              <w:ind w:firstLineChars="142" w:firstLine="341"/>
              <w:jc w:val="center"/>
              <w:rPr>
                <w:rFonts w:ascii="宋体" w:hAnsi="宋体" w:cs="宋体" w:hint="eastAsia"/>
                <w:sz w:val="24"/>
              </w:rPr>
            </w:pPr>
            <w:r>
              <w:rPr>
                <w:rFonts w:ascii="宋体" w:hAnsi="宋体" w:cs="宋体" w:hint="eastAsia"/>
                <w:sz w:val="24"/>
              </w:rPr>
              <w:t>17900</w:t>
            </w:r>
          </w:p>
        </w:tc>
        <w:tc>
          <w:tcPr>
            <w:tcW w:w="840" w:type="pct"/>
            <w:shd w:val="clear" w:color="auto" w:fill="FFFFFF" w:themeFill="background1"/>
            <w:tcMar>
              <w:top w:w="75" w:type="dxa"/>
              <w:left w:w="75" w:type="dxa"/>
              <w:bottom w:w="75" w:type="dxa"/>
              <w:right w:w="75" w:type="dxa"/>
            </w:tcMar>
            <w:vAlign w:val="center"/>
          </w:tcPr>
          <w:p w14:paraId="738E7E58" w14:textId="77777777" w:rsidR="00BE38B6" w:rsidRDefault="00000000">
            <w:pPr>
              <w:spacing w:line="360" w:lineRule="auto"/>
              <w:ind w:firstLineChars="142" w:firstLine="341"/>
              <w:jc w:val="center"/>
              <w:rPr>
                <w:rFonts w:ascii="宋体" w:hAnsi="宋体" w:cs="宋体" w:hint="eastAsia"/>
                <w:sz w:val="24"/>
              </w:rPr>
            </w:pPr>
            <w:r>
              <w:rPr>
                <w:rFonts w:ascii="宋体" w:hAnsi="宋体" w:cs="宋体" w:hint="eastAsia"/>
                <w:sz w:val="24"/>
              </w:rPr>
              <w:t>42%</w:t>
            </w:r>
          </w:p>
        </w:tc>
        <w:tc>
          <w:tcPr>
            <w:tcW w:w="840" w:type="pct"/>
            <w:shd w:val="clear" w:color="auto" w:fill="FFFFFF" w:themeFill="background1"/>
            <w:tcMar>
              <w:top w:w="75" w:type="dxa"/>
              <w:left w:w="75" w:type="dxa"/>
              <w:bottom w:w="75" w:type="dxa"/>
              <w:right w:w="75" w:type="dxa"/>
            </w:tcMar>
            <w:vAlign w:val="center"/>
          </w:tcPr>
          <w:p w14:paraId="3C91FC64" w14:textId="77777777" w:rsidR="00BE38B6" w:rsidRDefault="00000000">
            <w:pPr>
              <w:spacing w:line="360" w:lineRule="auto"/>
              <w:ind w:firstLineChars="142" w:firstLine="341"/>
              <w:jc w:val="center"/>
              <w:rPr>
                <w:rFonts w:ascii="宋体" w:hAnsi="宋体" w:cs="宋体" w:hint="eastAsia"/>
                <w:sz w:val="24"/>
              </w:rPr>
            </w:pPr>
            <w:r>
              <w:rPr>
                <w:rFonts w:ascii="宋体" w:hAnsi="宋体" w:cs="宋体" w:hint="eastAsia"/>
                <w:sz w:val="24"/>
              </w:rPr>
              <w:t>58%</w:t>
            </w:r>
          </w:p>
        </w:tc>
      </w:tr>
      <w:tr w:rsidR="00BE38B6" w14:paraId="09C3EF04" w14:textId="77777777" w:rsidTr="00EF3125">
        <w:tc>
          <w:tcPr>
            <w:tcW w:w="2342" w:type="pct"/>
            <w:shd w:val="clear" w:color="auto" w:fill="FFFFFF" w:themeFill="background1"/>
            <w:tcMar>
              <w:top w:w="75" w:type="dxa"/>
              <w:left w:w="75" w:type="dxa"/>
              <w:bottom w:w="75" w:type="dxa"/>
              <w:right w:w="75" w:type="dxa"/>
            </w:tcMar>
            <w:vAlign w:val="center"/>
          </w:tcPr>
          <w:p w14:paraId="6EDB6616" w14:textId="77777777" w:rsidR="00BE38B6" w:rsidRDefault="00000000">
            <w:pPr>
              <w:spacing w:line="360" w:lineRule="auto"/>
              <w:ind w:firstLineChars="142" w:firstLine="341"/>
              <w:jc w:val="center"/>
              <w:rPr>
                <w:rFonts w:ascii="宋体" w:hAnsi="宋体" w:cs="宋体" w:hint="eastAsia"/>
                <w:sz w:val="24"/>
              </w:rPr>
            </w:pPr>
            <w:r>
              <w:rPr>
                <w:rFonts w:ascii="宋体" w:hAnsi="宋体" w:cs="宋体" w:hint="eastAsia"/>
                <w:sz w:val="24"/>
              </w:rPr>
              <w:t>抱日新能源公司</w:t>
            </w:r>
          </w:p>
        </w:tc>
        <w:tc>
          <w:tcPr>
            <w:tcW w:w="978" w:type="pct"/>
            <w:shd w:val="clear" w:color="auto" w:fill="FFFFFF" w:themeFill="background1"/>
            <w:tcMar>
              <w:top w:w="75" w:type="dxa"/>
              <w:left w:w="75" w:type="dxa"/>
              <w:bottom w:w="75" w:type="dxa"/>
              <w:right w:w="75" w:type="dxa"/>
            </w:tcMar>
            <w:vAlign w:val="center"/>
          </w:tcPr>
          <w:p w14:paraId="71E83F11" w14:textId="77777777" w:rsidR="00BE38B6" w:rsidRDefault="00000000">
            <w:pPr>
              <w:spacing w:line="360" w:lineRule="auto"/>
              <w:ind w:firstLineChars="142" w:firstLine="341"/>
              <w:jc w:val="center"/>
              <w:rPr>
                <w:rFonts w:ascii="宋体" w:hAnsi="宋体" w:cs="宋体" w:hint="eastAsia"/>
                <w:sz w:val="24"/>
              </w:rPr>
            </w:pPr>
            <w:r>
              <w:rPr>
                <w:rFonts w:ascii="宋体" w:hAnsi="宋体" w:cs="宋体" w:hint="eastAsia"/>
                <w:sz w:val="24"/>
              </w:rPr>
              <w:t>600</w:t>
            </w:r>
          </w:p>
        </w:tc>
        <w:tc>
          <w:tcPr>
            <w:tcW w:w="840" w:type="pct"/>
            <w:shd w:val="clear" w:color="auto" w:fill="FFFFFF" w:themeFill="background1"/>
            <w:tcMar>
              <w:top w:w="75" w:type="dxa"/>
              <w:left w:w="75" w:type="dxa"/>
              <w:bottom w:w="75" w:type="dxa"/>
              <w:right w:w="75" w:type="dxa"/>
            </w:tcMar>
            <w:vAlign w:val="center"/>
          </w:tcPr>
          <w:p w14:paraId="75C870B9" w14:textId="77777777" w:rsidR="00BE38B6" w:rsidRDefault="00000000">
            <w:pPr>
              <w:spacing w:line="360" w:lineRule="auto"/>
              <w:ind w:firstLineChars="142" w:firstLine="341"/>
              <w:jc w:val="center"/>
              <w:rPr>
                <w:rFonts w:ascii="宋体" w:hAnsi="宋体" w:cs="宋体" w:hint="eastAsia"/>
                <w:sz w:val="24"/>
              </w:rPr>
            </w:pPr>
            <w:r>
              <w:rPr>
                <w:rFonts w:ascii="宋体" w:hAnsi="宋体" w:cs="宋体" w:hint="eastAsia"/>
                <w:sz w:val="24"/>
              </w:rPr>
              <w:t>40%</w:t>
            </w:r>
          </w:p>
        </w:tc>
        <w:tc>
          <w:tcPr>
            <w:tcW w:w="840" w:type="pct"/>
            <w:shd w:val="clear" w:color="auto" w:fill="FFFFFF" w:themeFill="background1"/>
            <w:tcMar>
              <w:top w:w="75" w:type="dxa"/>
              <w:left w:w="75" w:type="dxa"/>
              <w:bottom w:w="75" w:type="dxa"/>
              <w:right w:w="75" w:type="dxa"/>
            </w:tcMar>
            <w:vAlign w:val="center"/>
          </w:tcPr>
          <w:p w14:paraId="25996BA9" w14:textId="77777777" w:rsidR="00BE38B6" w:rsidRDefault="00000000">
            <w:pPr>
              <w:spacing w:line="360" w:lineRule="auto"/>
              <w:ind w:firstLineChars="142" w:firstLine="341"/>
              <w:jc w:val="center"/>
              <w:rPr>
                <w:rFonts w:ascii="宋体" w:hAnsi="宋体" w:cs="宋体" w:hint="eastAsia"/>
                <w:sz w:val="24"/>
              </w:rPr>
            </w:pPr>
            <w:r>
              <w:rPr>
                <w:rFonts w:ascii="宋体" w:hAnsi="宋体" w:cs="宋体" w:hint="eastAsia"/>
                <w:sz w:val="24"/>
              </w:rPr>
              <w:t>60%</w:t>
            </w:r>
          </w:p>
        </w:tc>
      </w:tr>
      <w:tr w:rsidR="00BE38B6" w14:paraId="21D56B0B" w14:textId="77777777" w:rsidTr="00EF3125">
        <w:tc>
          <w:tcPr>
            <w:tcW w:w="2342" w:type="pct"/>
            <w:shd w:val="clear" w:color="auto" w:fill="FFFFFF" w:themeFill="background1"/>
            <w:tcMar>
              <w:top w:w="75" w:type="dxa"/>
              <w:left w:w="75" w:type="dxa"/>
              <w:bottom w:w="75" w:type="dxa"/>
              <w:right w:w="75" w:type="dxa"/>
            </w:tcMar>
            <w:vAlign w:val="center"/>
          </w:tcPr>
          <w:p w14:paraId="3CB51DE8" w14:textId="77777777" w:rsidR="00BE38B6" w:rsidRDefault="00000000">
            <w:pPr>
              <w:spacing w:line="360" w:lineRule="auto"/>
              <w:ind w:firstLineChars="142" w:firstLine="341"/>
              <w:jc w:val="center"/>
              <w:rPr>
                <w:rFonts w:ascii="宋体" w:hAnsi="宋体" w:cs="宋体" w:hint="eastAsia"/>
                <w:sz w:val="24"/>
              </w:rPr>
            </w:pPr>
            <w:r>
              <w:rPr>
                <w:rFonts w:ascii="宋体" w:hAnsi="宋体" w:cs="宋体" w:hint="eastAsia"/>
                <w:sz w:val="24"/>
              </w:rPr>
              <w:t>远中能源公司</w:t>
            </w:r>
          </w:p>
        </w:tc>
        <w:tc>
          <w:tcPr>
            <w:tcW w:w="978" w:type="pct"/>
            <w:shd w:val="clear" w:color="auto" w:fill="FFFFFF" w:themeFill="background1"/>
            <w:tcMar>
              <w:top w:w="75" w:type="dxa"/>
              <w:left w:w="75" w:type="dxa"/>
              <w:bottom w:w="75" w:type="dxa"/>
              <w:right w:w="75" w:type="dxa"/>
            </w:tcMar>
            <w:vAlign w:val="center"/>
          </w:tcPr>
          <w:p w14:paraId="0B4922A1" w14:textId="77777777" w:rsidR="00BE38B6" w:rsidRDefault="00000000">
            <w:pPr>
              <w:spacing w:line="360" w:lineRule="auto"/>
              <w:ind w:firstLineChars="142" w:firstLine="341"/>
              <w:jc w:val="center"/>
              <w:rPr>
                <w:rFonts w:ascii="宋体" w:hAnsi="宋体" w:cs="宋体" w:hint="eastAsia"/>
                <w:sz w:val="24"/>
              </w:rPr>
            </w:pPr>
            <w:r>
              <w:rPr>
                <w:rFonts w:ascii="宋体" w:hAnsi="宋体" w:cs="宋体" w:hint="eastAsia"/>
                <w:sz w:val="24"/>
              </w:rPr>
              <w:t>1500</w:t>
            </w:r>
          </w:p>
        </w:tc>
        <w:tc>
          <w:tcPr>
            <w:tcW w:w="840" w:type="pct"/>
            <w:shd w:val="clear" w:color="auto" w:fill="FFFFFF" w:themeFill="background1"/>
            <w:tcMar>
              <w:top w:w="75" w:type="dxa"/>
              <w:left w:w="75" w:type="dxa"/>
              <w:bottom w:w="75" w:type="dxa"/>
              <w:right w:w="75" w:type="dxa"/>
            </w:tcMar>
            <w:vAlign w:val="center"/>
          </w:tcPr>
          <w:p w14:paraId="0FC229B2" w14:textId="77777777" w:rsidR="00BE38B6" w:rsidRDefault="00000000">
            <w:pPr>
              <w:spacing w:line="360" w:lineRule="auto"/>
              <w:ind w:firstLineChars="142" w:firstLine="341"/>
              <w:jc w:val="center"/>
              <w:rPr>
                <w:rFonts w:ascii="宋体" w:hAnsi="宋体" w:cs="宋体" w:hint="eastAsia"/>
                <w:sz w:val="24"/>
              </w:rPr>
            </w:pPr>
            <w:r>
              <w:rPr>
                <w:rFonts w:ascii="宋体" w:hAnsi="宋体" w:cs="宋体" w:hint="eastAsia"/>
                <w:sz w:val="24"/>
              </w:rPr>
              <w:t>41%</w:t>
            </w:r>
          </w:p>
        </w:tc>
        <w:tc>
          <w:tcPr>
            <w:tcW w:w="840" w:type="pct"/>
            <w:shd w:val="clear" w:color="auto" w:fill="FFFFFF" w:themeFill="background1"/>
            <w:tcMar>
              <w:top w:w="75" w:type="dxa"/>
              <w:left w:w="75" w:type="dxa"/>
              <w:bottom w:w="75" w:type="dxa"/>
              <w:right w:w="75" w:type="dxa"/>
            </w:tcMar>
            <w:vAlign w:val="center"/>
          </w:tcPr>
          <w:p w14:paraId="26C655C7" w14:textId="77777777" w:rsidR="00BE38B6" w:rsidRDefault="00000000">
            <w:pPr>
              <w:spacing w:line="360" w:lineRule="auto"/>
              <w:ind w:firstLineChars="142" w:firstLine="341"/>
              <w:jc w:val="center"/>
              <w:rPr>
                <w:rFonts w:ascii="宋体" w:hAnsi="宋体" w:cs="宋体" w:hint="eastAsia"/>
                <w:sz w:val="24"/>
              </w:rPr>
            </w:pPr>
            <w:r>
              <w:rPr>
                <w:rFonts w:ascii="宋体" w:hAnsi="宋体" w:cs="宋体" w:hint="eastAsia"/>
                <w:sz w:val="24"/>
              </w:rPr>
              <w:t>59%</w:t>
            </w:r>
          </w:p>
        </w:tc>
      </w:tr>
      <w:tr w:rsidR="00BE38B6" w14:paraId="650FAB0C" w14:textId="77777777" w:rsidTr="00EF3125">
        <w:tc>
          <w:tcPr>
            <w:tcW w:w="2342" w:type="pct"/>
            <w:shd w:val="clear" w:color="auto" w:fill="FFFFFF" w:themeFill="background1"/>
            <w:tcMar>
              <w:top w:w="75" w:type="dxa"/>
              <w:left w:w="75" w:type="dxa"/>
              <w:bottom w:w="75" w:type="dxa"/>
              <w:right w:w="75" w:type="dxa"/>
            </w:tcMar>
            <w:vAlign w:val="center"/>
          </w:tcPr>
          <w:p w14:paraId="13783DDF" w14:textId="77777777" w:rsidR="00BE38B6" w:rsidRDefault="00000000">
            <w:pPr>
              <w:spacing w:line="360" w:lineRule="auto"/>
              <w:ind w:firstLineChars="142" w:firstLine="341"/>
              <w:jc w:val="center"/>
              <w:rPr>
                <w:rFonts w:ascii="宋体" w:hAnsi="宋体" w:cs="宋体" w:hint="eastAsia"/>
                <w:sz w:val="24"/>
              </w:rPr>
            </w:pPr>
            <w:r>
              <w:rPr>
                <w:rFonts w:ascii="宋体" w:hAnsi="宋体" w:cs="宋体" w:hint="eastAsia"/>
                <w:sz w:val="24"/>
              </w:rPr>
              <w:t>滨海海上风力发电公司</w:t>
            </w:r>
          </w:p>
        </w:tc>
        <w:tc>
          <w:tcPr>
            <w:tcW w:w="978" w:type="pct"/>
            <w:shd w:val="clear" w:color="auto" w:fill="FFFFFF" w:themeFill="background1"/>
            <w:tcMar>
              <w:top w:w="75" w:type="dxa"/>
              <w:left w:w="75" w:type="dxa"/>
              <w:bottom w:w="75" w:type="dxa"/>
              <w:right w:w="75" w:type="dxa"/>
            </w:tcMar>
            <w:vAlign w:val="center"/>
          </w:tcPr>
          <w:p w14:paraId="06EA4252" w14:textId="77777777" w:rsidR="00BE38B6" w:rsidRDefault="00000000">
            <w:pPr>
              <w:spacing w:line="360" w:lineRule="auto"/>
              <w:ind w:firstLineChars="142" w:firstLine="341"/>
              <w:jc w:val="center"/>
              <w:rPr>
                <w:rFonts w:ascii="宋体" w:hAnsi="宋体" w:cs="宋体" w:hint="eastAsia"/>
                <w:sz w:val="24"/>
              </w:rPr>
            </w:pPr>
            <w:r>
              <w:rPr>
                <w:rFonts w:ascii="宋体" w:hAnsi="宋体" w:cs="宋体" w:hint="eastAsia"/>
                <w:sz w:val="24"/>
              </w:rPr>
              <w:t>200000</w:t>
            </w:r>
          </w:p>
        </w:tc>
        <w:tc>
          <w:tcPr>
            <w:tcW w:w="840" w:type="pct"/>
            <w:shd w:val="clear" w:color="auto" w:fill="FFFFFF" w:themeFill="background1"/>
            <w:tcMar>
              <w:top w:w="75" w:type="dxa"/>
              <w:left w:w="75" w:type="dxa"/>
              <w:bottom w:w="75" w:type="dxa"/>
              <w:right w:w="75" w:type="dxa"/>
            </w:tcMar>
            <w:vAlign w:val="center"/>
          </w:tcPr>
          <w:p w14:paraId="63FF0101" w14:textId="77777777" w:rsidR="00BE38B6" w:rsidRDefault="00000000">
            <w:pPr>
              <w:spacing w:line="360" w:lineRule="auto"/>
              <w:ind w:firstLineChars="142" w:firstLine="341"/>
              <w:jc w:val="center"/>
              <w:rPr>
                <w:rFonts w:ascii="宋体" w:hAnsi="宋体" w:cs="宋体" w:hint="eastAsia"/>
                <w:sz w:val="24"/>
              </w:rPr>
            </w:pPr>
            <w:r>
              <w:rPr>
                <w:rFonts w:ascii="宋体" w:hAnsi="宋体" w:cs="宋体" w:hint="eastAsia"/>
                <w:sz w:val="24"/>
              </w:rPr>
              <w:t>40%</w:t>
            </w:r>
          </w:p>
        </w:tc>
        <w:tc>
          <w:tcPr>
            <w:tcW w:w="840" w:type="pct"/>
            <w:shd w:val="clear" w:color="auto" w:fill="FFFFFF" w:themeFill="background1"/>
            <w:tcMar>
              <w:top w:w="75" w:type="dxa"/>
              <w:left w:w="75" w:type="dxa"/>
              <w:bottom w:w="75" w:type="dxa"/>
              <w:right w:w="75" w:type="dxa"/>
            </w:tcMar>
            <w:vAlign w:val="center"/>
          </w:tcPr>
          <w:p w14:paraId="48D66C90" w14:textId="77777777" w:rsidR="00BE38B6" w:rsidRDefault="00000000">
            <w:pPr>
              <w:spacing w:line="360" w:lineRule="auto"/>
              <w:ind w:firstLineChars="142" w:firstLine="341"/>
              <w:jc w:val="center"/>
              <w:rPr>
                <w:rFonts w:ascii="宋体" w:hAnsi="宋体" w:cs="宋体" w:hint="eastAsia"/>
                <w:sz w:val="24"/>
              </w:rPr>
            </w:pPr>
            <w:r>
              <w:rPr>
                <w:rFonts w:ascii="宋体" w:hAnsi="宋体" w:cs="宋体" w:hint="eastAsia"/>
                <w:sz w:val="24"/>
              </w:rPr>
              <w:t>60%</w:t>
            </w:r>
          </w:p>
        </w:tc>
      </w:tr>
      <w:tr w:rsidR="00BE38B6" w14:paraId="601E41FC" w14:textId="77777777" w:rsidTr="00EF3125">
        <w:tc>
          <w:tcPr>
            <w:tcW w:w="2342" w:type="pct"/>
            <w:shd w:val="clear" w:color="auto" w:fill="FFFFFF" w:themeFill="background1"/>
            <w:tcMar>
              <w:top w:w="75" w:type="dxa"/>
              <w:left w:w="75" w:type="dxa"/>
              <w:bottom w:w="75" w:type="dxa"/>
              <w:right w:w="75" w:type="dxa"/>
            </w:tcMar>
            <w:vAlign w:val="center"/>
          </w:tcPr>
          <w:p w14:paraId="2521EA4A" w14:textId="77777777" w:rsidR="00BE38B6" w:rsidRDefault="00000000">
            <w:pPr>
              <w:spacing w:line="360" w:lineRule="auto"/>
              <w:ind w:firstLineChars="142" w:firstLine="341"/>
              <w:jc w:val="center"/>
              <w:rPr>
                <w:rFonts w:ascii="宋体" w:hAnsi="宋体" w:cs="宋体" w:hint="eastAsia"/>
                <w:sz w:val="24"/>
              </w:rPr>
            </w:pPr>
            <w:r>
              <w:rPr>
                <w:rFonts w:ascii="宋体" w:hAnsi="宋体" w:cs="宋体" w:hint="eastAsia"/>
                <w:sz w:val="24"/>
              </w:rPr>
              <w:t>合计</w:t>
            </w:r>
          </w:p>
        </w:tc>
        <w:tc>
          <w:tcPr>
            <w:tcW w:w="978" w:type="pct"/>
            <w:shd w:val="clear" w:color="auto" w:fill="FFFFFF" w:themeFill="background1"/>
            <w:tcMar>
              <w:top w:w="75" w:type="dxa"/>
              <w:left w:w="75" w:type="dxa"/>
              <w:bottom w:w="75" w:type="dxa"/>
              <w:right w:w="75" w:type="dxa"/>
            </w:tcMar>
            <w:vAlign w:val="center"/>
          </w:tcPr>
          <w:p w14:paraId="2125E72F" w14:textId="77777777" w:rsidR="00BE38B6" w:rsidRDefault="00000000">
            <w:pPr>
              <w:spacing w:line="360" w:lineRule="auto"/>
              <w:ind w:firstLineChars="142" w:firstLine="341"/>
              <w:jc w:val="center"/>
              <w:rPr>
                <w:rFonts w:ascii="宋体" w:hAnsi="宋体" w:cs="宋体" w:hint="eastAsia"/>
                <w:sz w:val="24"/>
              </w:rPr>
            </w:pPr>
            <w:r>
              <w:rPr>
                <w:rFonts w:ascii="宋体" w:hAnsi="宋体" w:cs="宋体" w:hint="eastAsia"/>
                <w:sz w:val="24"/>
              </w:rPr>
              <w:t>270400</w:t>
            </w:r>
          </w:p>
        </w:tc>
        <w:tc>
          <w:tcPr>
            <w:tcW w:w="840" w:type="pct"/>
            <w:shd w:val="clear" w:color="auto" w:fill="FFFFFF" w:themeFill="background1"/>
            <w:tcMar>
              <w:top w:w="75" w:type="dxa"/>
              <w:left w:w="75" w:type="dxa"/>
              <w:bottom w:w="75" w:type="dxa"/>
              <w:right w:w="75" w:type="dxa"/>
            </w:tcMar>
            <w:vAlign w:val="center"/>
          </w:tcPr>
          <w:p w14:paraId="4622C8CC" w14:textId="77777777" w:rsidR="00BE38B6" w:rsidRDefault="00BE38B6">
            <w:pPr>
              <w:spacing w:line="360" w:lineRule="auto"/>
              <w:ind w:firstLineChars="142" w:firstLine="341"/>
              <w:jc w:val="center"/>
              <w:rPr>
                <w:rFonts w:ascii="宋体" w:hAnsi="宋体" w:cs="宋体" w:hint="eastAsia"/>
                <w:sz w:val="24"/>
              </w:rPr>
            </w:pPr>
          </w:p>
        </w:tc>
        <w:tc>
          <w:tcPr>
            <w:tcW w:w="840" w:type="pct"/>
            <w:shd w:val="clear" w:color="auto" w:fill="FFFFFF" w:themeFill="background1"/>
            <w:tcMar>
              <w:top w:w="75" w:type="dxa"/>
              <w:left w:w="75" w:type="dxa"/>
              <w:bottom w:w="75" w:type="dxa"/>
              <w:right w:w="75" w:type="dxa"/>
            </w:tcMar>
            <w:vAlign w:val="center"/>
          </w:tcPr>
          <w:p w14:paraId="3F7E01F7" w14:textId="77777777" w:rsidR="00BE38B6" w:rsidRDefault="00BE38B6">
            <w:pPr>
              <w:spacing w:line="360" w:lineRule="auto"/>
              <w:ind w:firstLineChars="142" w:firstLine="341"/>
              <w:jc w:val="center"/>
              <w:rPr>
                <w:rFonts w:ascii="宋体" w:hAnsi="宋体" w:cs="宋体" w:hint="eastAsia"/>
                <w:sz w:val="24"/>
              </w:rPr>
            </w:pPr>
          </w:p>
        </w:tc>
      </w:tr>
    </w:tbl>
    <w:p w14:paraId="03D657E9" w14:textId="77777777" w:rsidR="00BE38B6" w:rsidRDefault="00BE38B6">
      <w:pPr>
        <w:spacing w:line="360" w:lineRule="auto"/>
        <w:ind w:firstLineChars="142" w:firstLine="341"/>
        <w:jc w:val="center"/>
        <w:rPr>
          <w:rFonts w:ascii="宋体" w:hAnsi="宋体" w:cs="宋体" w:hint="eastAsia"/>
          <w:sz w:val="24"/>
        </w:rPr>
      </w:pPr>
    </w:p>
    <w:p w14:paraId="395F7487" w14:textId="77777777" w:rsidR="00BE38B6" w:rsidRDefault="00000000">
      <w:pPr>
        <w:wordWrap w:val="0"/>
        <w:spacing w:line="360" w:lineRule="auto"/>
        <w:ind w:firstLineChars="342" w:firstLine="718"/>
        <w:jc w:val="center"/>
        <w:rPr>
          <w:ins w:id="38" w:author="Macy Zou" w:date="2026-03-06T21:35:00Z"/>
          <w:rFonts w:ascii="宋体" w:hAnsi="宋体" w:hint="eastAsia"/>
          <w:szCs w:val="21"/>
        </w:rPr>
      </w:pPr>
      <w:r>
        <w:rPr>
          <w:rFonts w:ascii="宋体" w:hAnsi="宋体" w:hint="eastAsia"/>
          <w:szCs w:val="21"/>
        </w:rPr>
        <w:t>数据来源：巨潮资讯网</w:t>
      </w:r>
      <w:r>
        <w:rPr>
          <w:rFonts w:ascii="宋体" w:hAnsi="宋体"/>
          <w:szCs w:val="21"/>
        </w:rPr>
        <w:fldChar w:fldCharType="begin"/>
      </w:r>
      <w:r>
        <w:rPr>
          <w:rFonts w:ascii="宋体" w:hAnsi="宋体"/>
          <w:szCs w:val="21"/>
        </w:rPr>
        <w:instrText xml:space="preserve"> HYPERLINK "https://www.cninfo.com.cn/new/disclosure/detail?orgId=gssh0600021&amp;announcementId=1211551330&amp;announcementTime=2021-11-11" </w:instrText>
      </w:r>
      <w:r>
        <w:rPr>
          <w:rFonts w:ascii="宋体" w:hAnsi="宋体"/>
          <w:szCs w:val="21"/>
        </w:rPr>
      </w:r>
      <w:ins w:id="39" w:author="Macy Zou" w:date="2026-03-06T21:35:00Z">
        <w:r>
          <w:rPr>
            <w:rFonts w:ascii="宋体" w:hAnsi="宋体"/>
            <w:szCs w:val="21"/>
          </w:rPr>
          <w:fldChar w:fldCharType="separate"/>
        </w:r>
        <w:r>
          <w:rPr>
            <w:rStyle w:val="ae"/>
            <w:rFonts w:ascii="宋体" w:hAnsi="宋体"/>
            <w:szCs w:val="21"/>
          </w:rPr>
          <w:t>https://www.cninfo.com.cn/new/disclosure/detail?orgId=gssh0600021&amp;announcementId=1211551330&amp;announcementTime=2021-11-11</w:t>
        </w:r>
        <w:r>
          <w:rPr>
            <w:rFonts w:ascii="宋体" w:hAnsi="宋体"/>
            <w:szCs w:val="21"/>
          </w:rPr>
          <w:fldChar w:fldCharType="end"/>
        </w:r>
      </w:ins>
    </w:p>
    <w:p w14:paraId="1E06276D" w14:textId="77777777" w:rsidR="00BE38B6" w:rsidRDefault="00BE38B6">
      <w:pPr>
        <w:wordWrap w:val="0"/>
        <w:spacing w:line="360" w:lineRule="auto"/>
        <w:ind w:firstLineChars="342" w:firstLine="718"/>
        <w:jc w:val="center"/>
        <w:rPr>
          <w:ins w:id="40" w:author="Macy Zou" w:date="2026-03-06T21:35:00Z"/>
          <w:rFonts w:ascii="宋体" w:hAnsi="宋体" w:hint="eastAsia"/>
          <w:szCs w:val="21"/>
        </w:rPr>
      </w:pPr>
    </w:p>
    <w:p w14:paraId="6D2345E7" w14:textId="77777777" w:rsidR="00BE38B6" w:rsidRDefault="00000000">
      <w:pPr>
        <w:wordWrap w:val="0"/>
        <w:spacing w:line="360" w:lineRule="auto"/>
        <w:ind w:firstLineChars="342" w:firstLine="718"/>
        <w:jc w:val="center"/>
        <w:rPr>
          <w:rFonts w:ascii="宋体" w:hAnsi="宋体" w:hint="eastAsia"/>
          <w:szCs w:val="21"/>
        </w:rPr>
      </w:pPr>
      <w:ins w:id="41" w:author="Macy Zou" w:date="2026-03-06T21:35:00Z">
        <w:r>
          <w:rPr>
            <w:rFonts w:ascii="宋体" w:hAnsi="宋体" w:hint="eastAsia"/>
            <w:szCs w:val="21"/>
          </w:rPr>
          <w:t>你这案例废话太多，内容也不全，简单介绍具体公司情况，是什么样的原因导致了</w:t>
        </w:r>
      </w:ins>
      <w:ins w:id="42" w:author="Macy Zou" w:date="2026-03-06T21:36:00Z">
        <w:r>
          <w:rPr>
            <w:rFonts w:ascii="宋体" w:hAnsi="宋体" w:hint="eastAsia"/>
            <w:szCs w:val="21"/>
          </w:rPr>
          <w:t>债转股，债转股的方案是什么，实施过程中存在什么样的问题，债转股后的情况又是怎样的，你要说明白这些。不是</w:t>
        </w:r>
      </w:ins>
      <w:ins w:id="43" w:author="Macy Zou" w:date="2026-03-06T21:37:00Z">
        <w:r>
          <w:rPr>
            <w:rFonts w:ascii="宋体" w:hAnsi="宋体" w:hint="eastAsia"/>
            <w:szCs w:val="21"/>
          </w:rPr>
          <w:t>简单的罗列你能找到的数据。</w:t>
        </w:r>
      </w:ins>
    </w:p>
    <w:p w14:paraId="7D3DAFCB" w14:textId="77777777" w:rsidR="00BE38B6" w:rsidRDefault="00000000">
      <w:pPr>
        <w:wordWrap w:val="0"/>
        <w:spacing w:line="360" w:lineRule="auto"/>
        <w:ind w:firstLineChars="122" w:firstLine="343"/>
        <w:jc w:val="left"/>
        <w:rPr>
          <w:rFonts w:ascii="黑体" w:eastAsia="黑体" w:hAnsi="黑体" w:cs="宋体" w:hint="eastAsia"/>
          <w:b/>
          <w:bCs/>
          <w:sz w:val="28"/>
          <w:szCs w:val="28"/>
        </w:rPr>
      </w:pPr>
      <w:bookmarkStart w:id="44" w:name="OLE_LINK30"/>
      <w:r>
        <w:rPr>
          <w:rFonts w:ascii="黑体" w:eastAsia="黑体" w:hAnsi="黑体" w:cs="宋体" w:hint="eastAsia"/>
          <w:b/>
          <w:bCs/>
          <w:sz w:val="28"/>
          <w:szCs w:val="28"/>
        </w:rPr>
        <w:t>（二）维信诺科技股份有限公司</w:t>
      </w:r>
    </w:p>
    <w:bookmarkEnd w:id="44"/>
    <w:p w14:paraId="428DE8C5" w14:textId="77777777" w:rsidR="00BE38B6" w:rsidRDefault="00000000">
      <w:pPr>
        <w:wordWrap w:val="0"/>
        <w:spacing w:line="360" w:lineRule="auto"/>
        <w:ind w:firstLineChars="142" w:firstLine="342"/>
        <w:jc w:val="left"/>
        <w:rPr>
          <w:rFonts w:ascii="宋体" w:hAnsi="宋体" w:cs="宋体" w:hint="eastAsia"/>
          <w:b/>
          <w:bCs/>
          <w:sz w:val="24"/>
        </w:rPr>
      </w:pPr>
      <w:r>
        <w:rPr>
          <w:rFonts w:ascii="宋体" w:hAnsi="宋体" w:cs="宋体" w:hint="eastAsia"/>
          <w:b/>
          <w:bCs/>
          <w:sz w:val="24"/>
        </w:rPr>
        <w:t>1.</w:t>
      </w:r>
      <w:r>
        <w:rPr>
          <w:rFonts w:ascii="宋体" w:hAnsi="宋体" w:cs="宋体" w:hint="eastAsia"/>
          <w:sz w:val="24"/>
        </w:rPr>
        <w:t xml:space="preserve"> </w:t>
      </w:r>
      <w:r>
        <w:rPr>
          <w:rFonts w:ascii="宋体" w:hAnsi="宋体" w:cs="宋体" w:hint="eastAsia"/>
          <w:b/>
          <w:bCs/>
          <w:sz w:val="24"/>
        </w:rPr>
        <w:t>公司简介</w:t>
      </w:r>
    </w:p>
    <w:p w14:paraId="5927A84E" w14:textId="77777777" w:rsidR="00BE38B6" w:rsidRDefault="00000000">
      <w:pPr>
        <w:wordWrap w:val="0"/>
        <w:spacing w:line="360" w:lineRule="auto"/>
        <w:ind w:firstLineChars="342" w:firstLine="821"/>
        <w:jc w:val="left"/>
        <w:rPr>
          <w:rFonts w:ascii="宋体" w:hAnsi="宋体" w:cs="宋体" w:hint="eastAsia"/>
          <w:sz w:val="24"/>
        </w:rPr>
      </w:pPr>
      <w:bookmarkStart w:id="45" w:name="OLE_LINK12"/>
      <w:r>
        <w:rPr>
          <w:rFonts w:ascii="宋体" w:hAnsi="宋体" w:cs="宋体" w:hint="eastAsia"/>
          <w:sz w:val="24"/>
        </w:rPr>
        <w:t>维信诺于2010年4月13日在深交所主板A股上市,是一家现代化优质民营企</w:t>
      </w:r>
      <w:r>
        <w:rPr>
          <w:rFonts w:ascii="宋体" w:hAnsi="宋体" w:cs="宋体" w:hint="eastAsia"/>
          <w:sz w:val="24"/>
        </w:rPr>
        <w:lastRenderedPageBreak/>
        <w:t>业，公司聚焦OLED（有机发光显示器）及 Micro-LED显示器件，维信诺的主营产品收入高度集中于OLED产品，占比超过九成。根据2024全年未经审计财报数据，具体构成如下：</w:t>
      </w:r>
    </w:p>
    <w:p w14:paraId="617090E6" w14:textId="77777777" w:rsidR="00BE38B6" w:rsidRDefault="00000000">
      <w:pPr>
        <w:wordWrap w:val="0"/>
        <w:spacing w:line="360" w:lineRule="auto"/>
        <w:ind w:firstLineChars="200" w:firstLine="480"/>
        <w:jc w:val="left"/>
        <w:rPr>
          <w:rFonts w:ascii="宋体" w:hAnsi="宋体" w:cs="宋体" w:hint="eastAsia"/>
          <w:sz w:val="24"/>
        </w:rPr>
      </w:pPr>
      <w:r>
        <w:rPr>
          <w:rFonts w:ascii="宋体" w:hAnsi="宋体" w:cs="宋体" w:hint="eastAsia"/>
          <w:sz w:val="24"/>
        </w:rPr>
        <w:t>OLED产品：绝对的核心主业。2024年营收为74.94亿元，占总收入的94.51%；2025年上半年营收为39.94亿元，占比进一步提升至96.92%。</w:t>
      </w:r>
    </w:p>
    <w:p w14:paraId="3673BC38" w14:textId="77777777" w:rsidR="00BE38B6" w:rsidRDefault="00000000">
      <w:pPr>
        <w:wordWrap w:val="0"/>
        <w:spacing w:line="360" w:lineRule="auto"/>
        <w:ind w:firstLineChars="200" w:firstLine="480"/>
        <w:jc w:val="left"/>
        <w:rPr>
          <w:rFonts w:ascii="宋体" w:hAnsi="宋体" w:cs="宋体" w:hint="eastAsia"/>
          <w:sz w:val="24"/>
        </w:rPr>
      </w:pPr>
      <w:r>
        <w:rPr>
          <w:rFonts w:ascii="宋体" w:hAnsi="宋体" w:cs="宋体" w:hint="eastAsia"/>
          <w:sz w:val="24"/>
        </w:rPr>
        <w:t>其他业务：占比很小，主要包括Micro-LED显示屏、技术转让、服务等。2024年营收为4.35亿元，合计占比约5.49%。</w:t>
      </w:r>
    </w:p>
    <w:p w14:paraId="11088311" w14:textId="77777777" w:rsidR="00BE38B6" w:rsidRDefault="00000000">
      <w:pPr>
        <w:wordWrap w:val="0"/>
        <w:spacing w:line="360" w:lineRule="auto"/>
        <w:ind w:firstLineChars="200" w:firstLine="480"/>
        <w:jc w:val="left"/>
        <w:rPr>
          <w:rFonts w:ascii="宋体" w:hAnsi="宋体" w:hint="eastAsia"/>
          <w:sz w:val="24"/>
        </w:rPr>
      </w:pPr>
      <w:bookmarkStart w:id="46" w:name="OLE_LINK16"/>
      <w:r>
        <w:rPr>
          <w:rFonts w:ascii="宋体" w:hAnsi="宋体" w:hint="eastAsia"/>
          <w:sz w:val="24"/>
        </w:rPr>
        <w:t>2021-2024上半年维信诺主营产品收入占比情况如下图所示：</w:t>
      </w:r>
    </w:p>
    <w:p w14:paraId="3BF893CC" w14:textId="570D264E" w:rsidR="00EF3125" w:rsidRPr="00EF3125" w:rsidRDefault="00EF3125" w:rsidP="00EF3125">
      <w:pPr>
        <w:pStyle w:val="1"/>
        <w:wordWrap w:val="0"/>
        <w:spacing w:before="0" w:after="0" w:line="360" w:lineRule="auto"/>
        <w:ind w:firstLineChars="200" w:firstLine="420"/>
        <w:jc w:val="center"/>
        <w:rPr>
          <w:rFonts w:ascii="黑体" w:eastAsia="黑体" w:hAnsi="黑体" w:hint="eastAsia"/>
          <w:b w:val="0"/>
          <w:bCs w:val="0"/>
          <w:sz w:val="21"/>
          <w:szCs w:val="21"/>
        </w:rPr>
      </w:pPr>
      <w:bookmarkStart w:id="47" w:name="OLE_LINK6"/>
      <w:r w:rsidRPr="00EF3125">
        <w:rPr>
          <w:rFonts w:ascii="黑体" w:eastAsia="黑体" w:hAnsi="黑体" w:hint="eastAsia"/>
          <w:b w:val="0"/>
          <w:bCs w:val="0"/>
          <w:sz w:val="21"/>
          <w:szCs w:val="21"/>
        </w:rPr>
        <w:t xml:space="preserve">表五 </w:t>
      </w:r>
      <w:bookmarkStart w:id="48" w:name="OLE_LINK15"/>
      <w:r w:rsidRPr="00EF3125">
        <w:rPr>
          <w:rFonts w:ascii="黑体" w:eastAsia="黑体" w:hAnsi="黑体" w:hint="eastAsia"/>
          <w:b w:val="0"/>
          <w:bCs w:val="0"/>
          <w:sz w:val="21"/>
          <w:szCs w:val="21"/>
        </w:rPr>
        <w:t>2021-2024上半年维信诺主营产品收入占比情况</w:t>
      </w:r>
      <w:bookmarkEnd w:id="47"/>
      <w:bookmarkEnd w:id="48"/>
    </w:p>
    <w:tbl>
      <w:tblPr>
        <w:tblW w:w="5000" w:type="pct"/>
        <w:tblBorders>
          <w:top w:val="single" w:sz="18" w:space="0" w:color="auto"/>
          <w:bottom w:val="single" w:sz="18" w:space="0" w:color="auto"/>
          <w:insideH w:val="single" w:sz="4" w:space="0" w:color="auto"/>
          <w:insideV w:val="single" w:sz="4" w:space="0" w:color="auto"/>
        </w:tblBorders>
        <w:tblLayout w:type="fixed"/>
        <w:tblLook w:val="04A0" w:firstRow="1" w:lastRow="0" w:firstColumn="1" w:lastColumn="0" w:noHBand="0" w:noVBand="1"/>
      </w:tblPr>
      <w:tblGrid>
        <w:gridCol w:w="1668"/>
        <w:gridCol w:w="1559"/>
        <w:gridCol w:w="1134"/>
        <w:gridCol w:w="1417"/>
        <w:gridCol w:w="1134"/>
        <w:gridCol w:w="994"/>
        <w:gridCol w:w="1097"/>
      </w:tblGrid>
      <w:tr w:rsidR="00BE38B6" w14:paraId="09DF0D31" w14:textId="77777777" w:rsidTr="00EF3125">
        <w:trPr>
          <w:trHeight w:val="852"/>
        </w:trPr>
        <w:tc>
          <w:tcPr>
            <w:tcW w:w="926" w:type="pct"/>
            <w:noWrap/>
          </w:tcPr>
          <w:bookmarkEnd w:id="45"/>
          <w:bookmarkEnd w:id="46"/>
          <w:p w14:paraId="0E98EB09" w14:textId="77777777" w:rsidR="00BE38B6" w:rsidRDefault="00000000">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会计利润</w:t>
            </w:r>
          </w:p>
        </w:tc>
        <w:tc>
          <w:tcPr>
            <w:tcW w:w="866" w:type="pct"/>
          </w:tcPr>
          <w:p w14:paraId="1B7D732A" w14:textId="77777777" w:rsidR="00BE38B6" w:rsidRDefault="00000000">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主营产品</w:t>
            </w:r>
            <w:r>
              <w:rPr>
                <w:rFonts w:ascii="等线" w:eastAsia="等线" w:hAnsi="等线" w:cs="宋体" w:hint="eastAsia"/>
                <w:color w:val="000000"/>
                <w:kern w:val="0"/>
                <w:sz w:val="22"/>
                <w:szCs w:val="22"/>
              </w:rPr>
              <w:br/>
              <w:t>（显示器件）</w:t>
            </w:r>
          </w:p>
        </w:tc>
        <w:tc>
          <w:tcPr>
            <w:tcW w:w="630" w:type="pct"/>
            <w:noWrap/>
          </w:tcPr>
          <w:p w14:paraId="36B7E342" w14:textId="77777777" w:rsidR="00BE38B6" w:rsidRDefault="00000000">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占营业收入比例</w:t>
            </w:r>
          </w:p>
        </w:tc>
        <w:tc>
          <w:tcPr>
            <w:tcW w:w="787" w:type="pct"/>
          </w:tcPr>
          <w:p w14:paraId="47961C04" w14:textId="77777777" w:rsidR="00BE38B6" w:rsidRDefault="00000000">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其他业务收入（亿元）</w:t>
            </w:r>
          </w:p>
        </w:tc>
        <w:tc>
          <w:tcPr>
            <w:tcW w:w="630" w:type="pct"/>
          </w:tcPr>
          <w:p w14:paraId="64BD9267" w14:textId="77777777" w:rsidR="00BE38B6" w:rsidRDefault="00000000">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占营业收入比例</w:t>
            </w:r>
          </w:p>
        </w:tc>
        <w:tc>
          <w:tcPr>
            <w:tcW w:w="552" w:type="pct"/>
          </w:tcPr>
          <w:p w14:paraId="57A66829" w14:textId="77777777" w:rsidR="00BE38B6" w:rsidRDefault="00000000">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营业收入总计</w:t>
            </w:r>
            <w:r>
              <w:rPr>
                <w:rFonts w:ascii="等线" w:eastAsia="等线" w:hAnsi="等线" w:cs="宋体" w:hint="eastAsia"/>
                <w:color w:val="000000"/>
                <w:kern w:val="0"/>
                <w:sz w:val="22"/>
                <w:szCs w:val="22"/>
              </w:rPr>
              <w:br/>
              <w:t>（亿元）</w:t>
            </w:r>
          </w:p>
        </w:tc>
        <w:tc>
          <w:tcPr>
            <w:tcW w:w="609" w:type="pct"/>
          </w:tcPr>
          <w:p w14:paraId="25F6D892" w14:textId="77777777" w:rsidR="00BE38B6" w:rsidRDefault="00000000">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数据状态</w:t>
            </w:r>
          </w:p>
        </w:tc>
      </w:tr>
      <w:tr w:rsidR="00BE38B6" w14:paraId="070917A0" w14:textId="77777777" w:rsidTr="00EF3125">
        <w:trPr>
          <w:trHeight w:val="276"/>
        </w:trPr>
        <w:tc>
          <w:tcPr>
            <w:tcW w:w="926" w:type="pct"/>
            <w:noWrap/>
            <w:vAlign w:val="bottom"/>
          </w:tcPr>
          <w:p w14:paraId="4D09D476" w14:textId="77777777" w:rsidR="00BE38B6"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2024年上半年</w:t>
            </w:r>
          </w:p>
        </w:tc>
        <w:tc>
          <w:tcPr>
            <w:tcW w:w="866" w:type="pct"/>
            <w:noWrap/>
            <w:vAlign w:val="bottom"/>
          </w:tcPr>
          <w:p w14:paraId="0D288D89" w14:textId="77777777" w:rsidR="00BE38B6" w:rsidRDefault="00000000">
            <w:pPr>
              <w:widowControl/>
              <w:jc w:val="righ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19.77</w:t>
            </w:r>
          </w:p>
        </w:tc>
        <w:tc>
          <w:tcPr>
            <w:tcW w:w="630" w:type="pct"/>
            <w:noWrap/>
            <w:vAlign w:val="bottom"/>
          </w:tcPr>
          <w:p w14:paraId="67CA6C00" w14:textId="77777777" w:rsidR="00BE38B6" w:rsidRDefault="00000000">
            <w:pPr>
              <w:widowControl/>
              <w:jc w:val="righ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94.63%</w:t>
            </w:r>
          </w:p>
        </w:tc>
        <w:tc>
          <w:tcPr>
            <w:tcW w:w="787" w:type="pct"/>
            <w:noWrap/>
            <w:vAlign w:val="bottom"/>
          </w:tcPr>
          <w:p w14:paraId="5B9E34C8" w14:textId="77777777" w:rsidR="00BE38B6" w:rsidRDefault="00000000">
            <w:pPr>
              <w:widowControl/>
              <w:jc w:val="righ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1.12</w:t>
            </w:r>
          </w:p>
        </w:tc>
        <w:tc>
          <w:tcPr>
            <w:tcW w:w="630" w:type="pct"/>
            <w:noWrap/>
            <w:vAlign w:val="bottom"/>
          </w:tcPr>
          <w:p w14:paraId="5F5BD55D" w14:textId="77777777" w:rsidR="00BE38B6" w:rsidRDefault="00000000">
            <w:pPr>
              <w:widowControl/>
              <w:jc w:val="righ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5.37%</w:t>
            </w:r>
          </w:p>
        </w:tc>
        <w:tc>
          <w:tcPr>
            <w:tcW w:w="552" w:type="pct"/>
            <w:noWrap/>
            <w:vAlign w:val="bottom"/>
          </w:tcPr>
          <w:p w14:paraId="61154286" w14:textId="77777777" w:rsidR="00BE38B6" w:rsidRDefault="00000000">
            <w:pPr>
              <w:widowControl/>
              <w:jc w:val="righ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20.89</w:t>
            </w:r>
          </w:p>
        </w:tc>
        <w:tc>
          <w:tcPr>
            <w:tcW w:w="609" w:type="pct"/>
            <w:noWrap/>
            <w:vAlign w:val="bottom"/>
          </w:tcPr>
          <w:p w14:paraId="07A6048C" w14:textId="77777777" w:rsidR="00BE38B6"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未经审计</w:t>
            </w:r>
          </w:p>
        </w:tc>
      </w:tr>
      <w:tr w:rsidR="00BE38B6" w14:paraId="40A5D5B4" w14:textId="77777777" w:rsidTr="00EF3125">
        <w:trPr>
          <w:trHeight w:val="276"/>
        </w:trPr>
        <w:tc>
          <w:tcPr>
            <w:tcW w:w="926" w:type="pct"/>
            <w:noWrap/>
            <w:vAlign w:val="bottom"/>
          </w:tcPr>
          <w:p w14:paraId="02DC0169" w14:textId="77777777" w:rsidR="00BE38B6"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2023年度</w:t>
            </w:r>
          </w:p>
        </w:tc>
        <w:tc>
          <w:tcPr>
            <w:tcW w:w="866" w:type="pct"/>
            <w:noWrap/>
            <w:vAlign w:val="bottom"/>
          </w:tcPr>
          <w:p w14:paraId="4D2EDA08" w14:textId="77777777" w:rsidR="00BE38B6" w:rsidRDefault="00000000">
            <w:pPr>
              <w:widowControl/>
              <w:jc w:val="righ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58.74</w:t>
            </w:r>
          </w:p>
        </w:tc>
        <w:tc>
          <w:tcPr>
            <w:tcW w:w="630" w:type="pct"/>
            <w:noWrap/>
            <w:vAlign w:val="bottom"/>
          </w:tcPr>
          <w:p w14:paraId="196F4A4A" w14:textId="77777777" w:rsidR="00BE38B6" w:rsidRDefault="00000000">
            <w:pPr>
              <w:widowControl/>
              <w:jc w:val="righ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98.01%</w:t>
            </w:r>
          </w:p>
        </w:tc>
        <w:tc>
          <w:tcPr>
            <w:tcW w:w="787" w:type="pct"/>
            <w:noWrap/>
            <w:vAlign w:val="bottom"/>
          </w:tcPr>
          <w:p w14:paraId="5D81BA25" w14:textId="77777777" w:rsidR="00BE38B6" w:rsidRDefault="00000000">
            <w:pPr>
              <w:widowControl/>
              <w:jc w:val="righ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1.19</w:t>
            </w:r>
          </w:p>
        </w:tc>
        <w:tc>
          <w:tcPr>
            <w:tcW w:w="630" w:type="pct"/>
            <w:noWrap/>
            <w:vAlign w:val="bottom"/>
          </w:tcPr>
          <w:p w14:paraId="54CEFF4C" w14:textId="77777777" w:rsidR="00BE38B6" w:rsidRDefault="00000000">
            <w:pPr>
              <w:widowControl/>
              <w:jc w:val="righ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1.99%</w:t>
            </w:r>
          </w:p>
        </w:tc>
        <w:tc>
          <w:tcPr>
            <w:tcW w:w="552" w:type="pct"/>
            <w:noWrap/>
            <w:vAlign w:val="bottom"/>
          </w:tcPr>
          <w:p w14:paraId="2424E8FE" w14:textId="77777777" w:rsidR="00BE38B6" w:rsidRDefault="00000000">
            <w:pPr>
              <w:widowControl/>
              <w:jc w:val="righ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59.93</w:t>
            </w:r>
          </w:p>
        </w:tc>
        <w:tc>
          <w:tcPr>
            <w:tcW w:w="609" w:type="pct"/>
            <w:noWrap/>
            <w:vAlign w:val="bottom"/>
          </w:tcPr>
          <w:p w14:paraId="370B1EB5" w14:textId="77777777" w:rsidR="00BE38B6"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已审计</w:t>
            </w:r>
          </w:p>
        </w:tc>
      </w:tr>
      <w:tr w:rsidR="00BE38B6" w14:paraId="1EF625B5" w14:textId="77777777" w:rsidTr="00EF3125">
        <w:trPr>
          <w:trHeight w:val="276"/>
        </w:trPr>
        <w:tc>
          <w:tcPr>
            <w:tcW w:w="926" w:type="pct"/>
            <w:noWrap/>
            <w:vAlign w:val="bottom"/>
          </w:tcPr>
          <w:p w14:paraId="35042CF6" w14:textId="77777777" w:rsidR="00BE38B6"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2022年度</w:t>
            </w:r>
          </w:p>
        </w:tc>
        <w:tc>
          <w:tcPr>
            <w:tcW w:w="866" w:type="pct"/>
            <w:noWrap/>
            <w:vAlign w:val="bottom"/>
          </w:tcPr>
          <w:p w14:paraId="7C3DB9A6" w14:textId="77777777" w:rsidR="00BE38B6" w:rsidRDefault="00000000">
            <w:pPr>
              <w:widowControl/>
              <w:jc w:val="righ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62.41</w:t>
            </w:r>
          </w:p>
        </w:tc>
        <w:tc>
          <w:tcPr>
            <w:tcW w:w="630" w:type="pct"/>
            <w:noWrap/>
            <w:vAlign w:val="bottom"/>
          </w:tcPr>
          <w:p w14:paraId="6707FECD" w14:textId="77777777" w:rsidR="00BE38B6" w:rsidRDefault="00000000">
            <w:pPr>
              <w:widowControl/>
              <w:jc w:val="righ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98.37%</w:t>
            </w:r>
          </w:p>
        </w:tc>
        <w:tc>
          <w:tcPr>
            <w:tcW w:w="787" w:type="pct"/>
            <w:noWrap/>
            <w:vAlign w:val="bottom"/>
          </w:tcPr>
          <w:p w14:paraId="38C6F516" w14:textId="77777777" w:rsidR="00BE38B6" w:rsidRDefault="00000000">
            <w:pPr>
              <w:widowControl/>
              <w:jc w:val="righ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1.04</w:t>
            </w:r>
          </w:p>
        </w:tc>
        <w:tc>
          <w:tcPr>
            <w:tcW w:w="630" w:type="pct"/>
            <w:noWrap/>
            <w:vAlign w:val="bottom"/>
          </w:tcPr>
          <w:p w14:paraId="43B51513" w14:textId="77777777" w:rsidR="00BE38B6" w:rsidRDefault="00000000">
            <w:pPr>
              <w:widowControl/>
              <w:jc w:val="righ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1.63%</w:t>
            </w:r>
          </w:p>
        </w:tc>
        <w:tc>
          <w:tcPr>
            <w:tcW w:w="552" w:type="pct"/>
            <w:noWrap/>
            <w:vAlign w:val="bottom"/>
          </w:tcPr>
          <w:p w14:paraId="14F649B4" w14:textId="77777777" w:rsidR="00BE38B6" w:rsidRDefault="00000000">
            <w:pPr>
              <w:widowControl/>
              <w:jc w:val="righ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63.45</w:t>
            </w:r>
          </w:p>
        </w:tc>
        <w:tc>
          <w:tcPr>
            <w:tcW w:w="609" w:type="pct"/>
            <w:noWrap/>
            <w:vAlign w:val="bottom"/>
          </w:tcPr>
          <w:p w14:paraId="47764306" w14:textId="77777777" w:rsidR="00BE38B6"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已审计</w:t>
            </w:r>
          </w:p>
        </w:tc>
      </w:tr>
      <w:tr w:rsidR="00BE38B6" w14:paraId="5064B725" w14:textId="77777777" w:rsidTr="00EF3125">
        <w:trPr>
          <w:trHeight w:val="276"/>
        </w:trPr>
        <w:tc>
          <w:tcPr>
            <w:tcW w:w="926" w:type="pct"/>
            <w:noWrap/>
            <w:vAlign w:val="bottom"/>
          </w:tcPr>
          <w:p w14:paraId="64115323" w14:textId="77777777" w:rsidR="00BE38B6"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2021年度</w:t>
            </w:r>
          </w:p>
        </w:tc>
        <w:tc>
          <w:tcPr>
            <w:tcW w:w="866" w:type="pct"/>
            <w:noWrap/>
            <w:vAlign w:val="bottom"/>
          </w:tcPr>
          <w:p w14:paraId="07AF6360" w14:textId="77777777" w:rsidR="00BE38B6" w:rsidRDefault="00000000">
            <w:pPr>
              <w:widowControl/>
              <w:jc w:val="righ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42.42</w:t>
            </w:r>
          </w:p>
        </w:tc>
        <w:tc>
          <w:tcPr>
            <w:tcW w:w="630" w:type="pct"/>
            <w:noWrap/>
            <w:vAlign w:val="bottom"/>
          </w:tcPr>
          <w:p w14:paraId="6E83FE70" w14:textId="77777777" w:rsidR="00BE38B6" w:rsidRDefault="00000000">
            <w:pPr>
              <w:widowControl/>
              <w:jc w:val="righ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98.48%</w:t>
            </w:r>
          </w:p>
        </w:tc>
        <w:tc>
          <w:tcPr>
            <w:tcW w:w="787" w:type="pct"/>
            <w:noWrap/>
            <w:vAlign w:val="bottom"/>
          </w:tcPr>
          <w:p w14:paraId="58C5011A" w14:textId="77777777" w:rsidR="00BE38B6" w:rsidRDefault="00000000">
            <w:pPr>
              <w:widowControl/>
              <w:jc w:val="righ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0.66</w:t>
            </w:r>
          </w:p>
        </w:tc>
        <w:tc>
          <w:tcPr>
            <w:tcW w:w="630" w:type="pct"/>
            <w:noWrap/>
            <w:vAlign w:val="bottom"/>
          </w:tcPr>
          <w:p w14:paraId="18C82A60" w14:textId="77777777" w:rsidR="00BE38B6" w:rsidRDefault="00000000">
            <w:pPr>
              <w:widowControl/>
              <w:jc w:val="righ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1.52%</w:t>
            </w:r>
          </w:p>
        </w:tc>
        <w:tc>
          <w:tcPr>
            <w:tcW w:w="552" w:type="pct"/>
            <w:noWrap/>
            <w:vAlign w:val="bottom"/>
          </w:tcPr>
          <w:p w14:paraId="520E55E1" w14:textId="77777777" w:rsidR="00BE38B6" w:rsidRDefault="00000000">
            <w:pPr>
              <w:widowControl/>
              <w:jc w:val="righ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43.08</w:t>
            </w:r>
          </w:p>
        </w:tc>
        <w:tc>
          <w:tcPr>
            <w:tcW w:w="609" w:type="pct"/>
            <w:noWrap/>
            <w:vAlign w:val="bottom"/>
          </w:tcPr>
          <w:p w14:paraId="0B016AA3" w14:textId="77777777" w:rsidR="00BE38B6"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已审计</w:t>
            </w:r>
          </w:p>
        </w:tc>
      </w:tr>
    </w:tbl>
    <w:p w14:paraId="42D2EEAB" w14:textId="77777777" w:rsidR="00BE38B6" w:rsidRDefault="00BE38B6">
      <w:pPr>
        <w:wordWrap w:val="0"/>
        <w:spacing w:line="360" w:lineRule="auto"/>
        <w:jc w:val="center"/>
        <w:rPr>
          <w:rFonts w:ascii="宋体" w:hAnsi="宋体" w:cs="宋体" w:hint="eastAsia"/>
          <w:sz w:val="24"/>
        </w:rPr>
      </w:pPr>
    </w:p>
    <w:p w14:paraId="6F833869" w14:textId="77777777" w:rsidR="00BE38B6" w:rsidRDefault="00000000">
      <w:pPr>
        <w:wordWrap w:val="0"/>
        <w:spacing w:line="360" w:lineRule="auto"/>
        <w:jc w:val="center"/>
      </w:pPr>
      <w:bookmarkStart w:id="49" w:name="OLE_LINK17"/>
      <w:r>
        <w:rPr>
          <w:rFonts w:hint="eastAsia"/>
        </w:rPr>
        <w:t>数据来源：维信诺</w:t>
      </w:r>
      <w:r>
        <w:rPr>
          <w:rFonts w:hint="eastAsia"/>
        </w:rPr>
        <w:t>2021-2024</w:t>
      </w:r>
      <w:r>
        <w:rPr>
          <w:rFonts w:hint="eastAsia"/>
        </w:rPr>
        <w:t>年度报告</w:t>
      </w:r>
    </w:p>
    <w:bookmarkEnd w:id="49"/>
    <w:p w14:paraId="181803F1" w14:textId="77777777" w:rsidR="00BE38B6" w:rsidRDefault="00000000">
      <w:pPr>
        <w:wordWrap w:val="0"/>
        <w:spacing w:line="360" w:lineRule="auto"/>
        <w:ind w:firstLineChars="200" w:firstLine="480"/>
        <w:rPr>
          <w:rFonts w:ascii="宋体" w:hAnsi="宋体" w:hint="eastAsia"/>
          <w:sz w:val="24"/>
        </w:rPr>
      </w:pPr>
      <w:r>
        <w:rPr>
          <w:rFonts w:ascii="宋体" w:hAnsi="宋体" w:hint="eastAsia"/>
          <w:sz w:val="24"/>
        </w:rPr>
        <w:t>2025年9月27日，</w:t>
      </w:r>
      <w:bookmarkStart w:id="50" w:name="OLE_LINK20"/>
      <w:r>
        <w:rPr>
          <w:rFonts w:ascii="宋体" w:hAnsi="宋体" w:hint="eastAsia"/>
          <w:sz w:val="24"/>
        </w:rPr>
        <w:t>维信诺发布公告将响应国家政策开展市场化债转股，此次参与市场化债转股的为其旗下</w:t>
      </w:r>
      <w:bookmarkEnd w:id="50"/>
      <w:r>
        <w:rPr>
          <w:rFonts w:ascii="宋体" w:hAnsi="宋体" w:hint="eastAsia"/>
          <w:sz w:val="24"/>
        </w:rPr>
        <w:t>控股子公司</w:t>
      </w:r>
      <w:r>
        <w:rPr>
          <w:rFonts w:ascii="宋体" w:hAnsi="宋体"/>
          <w:sz w:val="24"/>
        </w:rPr>
        <w:t>昆山国显光电有限公司</w:t>
      </w:r>
      <w:r>
        <w:rPr>
          <w:rFonts w:ascii="宋体" w:hAnsi="宋体" w:hint="eastAsia"/>
          <w:sz w:val="24"/>
        </w:rPr>
        <w:t>，</w:t>
      </w:r>
      <w:bookmarkStart w:id="51" w:name="OLE_LINK18"/>
      <w:r>
        <w:rPr>
          <w:rFonts w:ascii="宋体" w:hAnsi="宋体" w:hint="eastAsia"/>
          <w:sz w:val="24"/>
        </w:rPr>
        <w:t>2025年6月公司拥有全资、控股企业19家，总资产</w:t>
      </w:r>
      <w:r>
        <w:rPr>
          <w:rFonts w:ascii="宋体" w:hAnsi="宋体"/>
          <w:sz w:val="24"/>
        </w:rPr>
        <w:t>1,155,649.55</w:t>
      </w:r>
      <w:r>
        <w:rPr>
          <w:rFonts w:ascii="宋体" w:hAnsi="宋体" w:hint="eastAsia"/>
          <w:sz w:val="24"/>
        </w:rPr>
        <w:t>万元，2025年6月半年实现营收</w:t>
      </w:r>
      <w:r>
        <w:rPr>
          <w:rFonts w:ascii="宋体" w:hAnsi="宋体"/>
          <w:sz w:val="24"/>
        </w:rPr>
        <w:t>169,542.83</w:t>
      </w:r>
      <w:r>
        <w:rPr>
          <w:rFonts w:ascii="宋体" w:hAnsi="宋体" w:hint="eastAsia"/>
          <w:sz w:val="24"/>
        </w:rPr>
        <w:t>万元，2024全年实现归属上市公司股东净利润</w:t>
      </w:r>
      <w:r>
        <w:rPr>
          <w:rFonts w:ascii="宋体" w:hAnsi="宋体"/>
          <w:sz w:val="24"/>
        </w:rPr>
        <w:t>-250,533.53</w:t>
      </w:r>
      <w:r>
        <w:rPr>
          <w:rFonts w:ascii="宋体" w:hAnsi="宋体" w:hint="eastAsia"/>
          <w:sz w:val="24"/>
        </w:rPr>
        <w:t>万元，2025年维信诺科技股份有限公司股权结构图，</w:t>
      </w:r>
      <w:bookmarkStart w:id="52" w:name="OLE_LINK7"/>
      <w:r>
        <w:rPr>
          <w:rFonts w:ascii="宋体" w:hAnsi="宋体" w:hint="eastAsia"/>
          <w:sz w:val="24"/>
        </w:rPr>
        <w:t>2025业绩预估报告</w:t>
      </w:r>
      <w:bookmarkEnd w:id="52"/>
      <w:r>
        <w:rPr>
          <w:rFonts w:ascii="宋体" w:hAnsi="宋体" w:hint="eastAsia"/>
          <w:sz w:val="24"/>
        </w:rPr>
        <w:t>如下：</w:t>
      </w:r>
    </w:p>
    <w:bookmarkEnd w:id="51"/>
    <w:p w14:paraId="6C5BE853" w14:textId="77777777" w:rsidR="00BE38B6" w:rsidRDefault="00000000">
      <w:pPr>
        <w:wordWrap w:val="0"/>
        <w:jc w:val="center"/>
        <w:rPr>
          <w:rFonts w:ascii="宋体" w:hAnsi="宋体" w:hint="eastAsia"/>
          <w:sz w:val="24"/>
        </w:rPr>
      </w:pPr>
      <w:r>
        <w:rPr>
          <w:rFonts w:ascii="宋体" w:hAnsi="宋体"/>
          <w:noProof/>
          <w:sz w:val="24"/>
        </w:rPr>
        <w:drawing>
          <wp:inline distT="0" distB="0" distL="0" distR="0" wp14:anchorId="5DED246C" wp14:editId="6D9B277C">
            <wp:extent cx="5579745" cy="2206625"/>
            <wp:effectExtent l="0" t="0" r="1905" b="3175"/>
            <wp:docPr id="129035899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358998" name="图片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5579745" cy="2206625"/>
                    </a:xfrm>
                    <a:prstGeom prst="rect">
                      <a:avLst/>
                    </a:prstGeom>
                    <a:noFill/>
                    <a:ln>
                      <a:noFill/>
                    </a:ln>
                  </pic:spPr>
                </pic:pic>
              </a:graphicData>
            </a:graphic>
          </wp:inline>
        </w:drawing>
      </w:r>
    </w:p>
    <w:p w14:paraId="1CECA5B3" w14:textId="77777777" w:rsidR="00BE38B6" w:rsidRPr="00EF3125" w:rsidRDefault="00000000">
      <w:pPr>
        <w:pStyle w:val="1"/>
        <w:wordWrap w:val="0"/>
        <w:spacing w:before="0" w:after="0" w:line="360" w:lineRule="auto"/>
        <w:ind w:firstLineChars="200" w:firstLine="420"/>
        <w:jc w:val="center"/>
        <w:rPr>
          <w:rFonts w:ascii="黑体" w:eastAsia="黑体" w:hAnsi="黑体" w:hint="eastAsia"/>
          <w:b w:val="0"/>
          <w:bCs w:val="0"/>
          <w:sz w:val="21"/>
          <w:szCs w:val="21"/>
        </w:rPr>
      </w:pPr>
      <w:bookmarkStart w:id="53" w:name="OLE_LINK21"/>
      <w:r w:rsidRPr="00EF3125">
        <w:rPr>
          <w:rFonts w:ascii="黑体" w:eastAsia="黑体" w:hAnsi="黑体" w:hint="eastAsia"/>
          <w:b w:val="0"/>
          <w:bCs w:val="0"/>
          <w:sz w:val="21"/>
          <w:szCs w:val="21"/>
        </w:rPr>
        <w:t>图三 维信诺科技股份有限公司股权结构图</w:t>
      </w:r>
    </w:p>
    <w:p w14:paraId="3D9D8D15" w14:textId="24BCCB4B" w:rsidR="00BE38B6" w:rsidRDefault="00000000">
      <w:pPr>
        <w:wordWrap w:val="0"/>
        <w:jc w:val="center"/>
      </w:pPr>
      <w:r>
        <w:rPr>
          <w:rFonts w:hint="eastAsia"/>
        </w:rPr>
        <w:t>数据来源：企查查</w:t>
      </w:r>
      <w:hyperlink r:id="rId14" w:history="1">
        <w:r w:rsidR="00EF3125" w:rsidRPr="00B75F27">
          <w:rPr>
            <w:rStyle w:val="ae"/>
          </w:rPr>
          <w:t>https://graph.qcc.com/web/charts/company-chart?keyNo=7799453833f9379b63d115f66a747878&amp;name=%E7%BB%B4%E4%BF%A1%E8%AF%BA%E7%A7%91%E6%8A%80%E8%</w:t>
        </w:r>
        <w:r w:rsidR="00EF3125" w:rsidRPr="00B75F27">
          <w:rPr>
            <w:rStyle w:val="ae"/>
          </w:rPr>
          <w:lastRenderedPageBreak/>
          <w:t>82%A1%E4%BB%BD%E6%9C%89%E9%99%90%E5%85%AC%E5%8F%B8&amp;operId=p254c2fd6e3b5a2e052db03f256afdd1&amp;operName=%E5%BC%A0%E5%BE%B7%E5%BC%BA</w:t>
        </w:r>
      </w:hyperlink>
    </w:p>
    <w:p w14:paraId="603CB01D" w14:textId="13851C8B" w:rsidR="00EF3125" w:rsidRPr="00EF3125" w:rsidRDefault="00EF3125" w:rsidP="00EF3125">
      <w:pPr>
        <w:wordWrap w:val="0"/>
        <w:spacing w:line="360" w:lineRule="auto"/>
        <w:ind w:firstLineChars="342" w:firstLine="718"/>
        <w:jc w:val="center"/>
        <w:rPr>
          <w:rFonts w:ascii="黑体" w:eastAsia="黑体" w:hAnsi="黑体" w:hint="eastAsia"/>
          <w:szCs w:val="21"/>
        </w:rPr>
      </w:pPr>
      <w:r w:rsidRPr="00EF3125">
        <w:rPr>
          <w:rFonts w:ascii="黑体" w:eastAsia="黑体" w:hAnsi="黑体" w:hint="eastAsia"/>
          <w:szCs w:val="21"/>
        </w:rPr>
        <w:t>表六 维信诺2025业绩预估报告</w:t>
      </w:r>
    </w:p>
    <w:tbl>
      <w:tblPr>
        <w:tblW w:w="5000" w:type="pct"/>
        <w:tblLook w:val="04A0" w:firstRow="1" w:lastRow="0" w:firstColumn="1" w:lastColumn="0" w:noHBand="0" w:noVBand="1"/>
      </w:tblPr>
      <w:tblGrid>
        <w:gridCol w:w="4081"/>
        <w:gridCol w:w="1356"/>
        <w:gridCol w:w="483"/>
        <w:gridCol w:w="1356"/>
        <w:gridCol w:w="1727"/>
      </w:tblGrid>
      <w:tr w:rsidR="00BE38B6" w14:paraId="068A104A" w14:textId="77777777" w:rsidTr="00EF3125">
        <w:trPr>
          <w:trHeight w:val="276"/>
        </w:trPr>
        <w:tc>
          <w:tcPr>
            <w:tcW w:w="2267" w:type="pct"/>
            <w:tcBorders>
              <w:top w:val="single" w:sz="18" w:space="0" w:color="auto"/>
              <w:bottom w:val="single" w:sz="4" w:space="0" w:color="auto"/>
              <w:right w:val="single" w:sz="4" w:space="0" w:color="auto"/>
            </w:tcBorders>
            <w:noWrap/>
            <w:vAlign w:val="bottom"/>
          </w:tcPr>
          <w:bookmarkEnd w:id="53"/>
          <w:p w14:paraId="603A3C4A" w14:textId="77777777" w:rsidR="00BE38B6" w:rsidRDefault="00000000">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项目</w:t>
            </w:r>
          </w:p>
        </w:tc>
        <w:tc>
          <w:tcPr>
            <w:tcW w:w="1774" w:type="pct"/>
            <w:gridSpan w:val="3"/>
            <w:tcBorders>
              <w:top w:val="single" w:sz="18" w:space="0" w:color="auto"/>
              <w:left w:val="nil"/>
              <w:bottom w:val="single" w:sz="4" w:space="0" w:color="auto"/>
              <w:right w:val="single" w:sz="4" w:space="0" w:color="auto"/>
            </w:tcBorders>
            <w:noWrap/>
            <w:vAlign w:val="bottom"/>
          </w:tcPr>
          <w:p w14:paraId="3527BEAC" w14:textId="77777777" w:rsidR="00BE38B6" w:rsidRDefault="00000000">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本报告期</w:t>
            </w:r>
          </w:p>
        </w:tc>
        <w:tc>
          <w:tcPr>
            <w:tcW w:w="959" w:type="pct"/>
            <w:tcBorders>
              <w:top w:val="single" w:sz="18" w:space="0" w:color="auto"/>
              <w:left w:val="nil"/>
              <w:bottom w:val="single" w:sz="4" w:space="0" w:color="auto"/>
            </w:tcBorders>
            <w:noWrap/>
            <w:vAlign w:val="bottom"/>
          </w:tcPr>
          <w:p w14:paraId="50CA9384" w14:textId="77777777" w:rsidR="00BE38B6" w:rsidRDefault="00000000">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上年同期</w:t>
            </w:r>
          </w:p>
        </w:tc>
      </w:tr>
      <w:tr w:rsidR="00BE38B6" w14:paraId="51979D9C" w14:textId="77777777" w:rsidTr="00EF3125">
        <w:trPr>
          <w:trHeight w:val="276"/>
        </w:trPr>
        <w:tc>
          <w:tcPr>
            <w:tcW w:w="2267" w:type="pct"/>
            <w:tcBorders>
              <w:top w:val="nil"/>
              <w:bottom w:val="single" w:sz="4" w:space="0" w:color="auto"/>
              <w:right w:val="single" w:sz="4" w:space="0" w:color="auto"/>
            </w:tcBorders>
            <w:noWrap/>
            <w:vAlign w:val="bottom"/>
          </w:tcPr>
          <w:p w14:paraId="799F987B" w14:textId="77777777" w:rsidR="00BE38B6" w:rsidRDefault="00000000">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归属于上市公司股东的净利润</w:t>
            </w:r>
          </w:p>
        </w:tc>
        <w:tc>
          <w:tcPr>
            <w:tcW w:w="753" w:type="pct"/>
            <w:tcBorders>
              <w:top w:val="nil"/>
              <w:left w:val="nil"/>
              <w:bottom w:val="single" w:sz="4" w:space="0" w:color="auto"/>
              <w:right w:val="single" w:sz="4" w:space="0" w:color="auto"/>
            </w:tcBorders>
            <w:noWrap/>
            <w:vAlign w:val="bottom"/>
          </w:tcPr>
          <w:p w14:paraId="7AA9B053" w14:textId="77777777" w:rsidR="00BE38B6" w:rsidRDefault="00000000">
            <w:pPr>
              <w:widowControl/>
              <w:jc w:val="righ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-250000</w:t>
            </w:r>
          </w:p>
        </w:tc>
        <w:tc>
          <w:tcPr>
            <w:tcW w:w="268" w:type="pct"/>
            <w:tcBorders>
              <w:top w:val="nil"/>
              <w:left w:val="nil"/>
              <w:bottom w:val="single" w:sz="4" w:space="0" w:color="auto"/>
              <w:right w:val="single" w:sz="4" w:space="0" w:color="auto"/>
            </w:tcBorders>
            <w:noWrap/>
            <w:vAlign w:val="bottom"/>
          </w:tcPr>
          <w:p w14:paraId="5ADE53EA" w14:textId="77777777" w:rsidR="00BE38B6" w:rsidRDefault="00000000">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w:t>
            </w:r>
          </w:p>
        </w:tc>
        <w:tc>
          <w:tcPr>
            <w:tcW w:w="753" w:type="pct"/>
            <w:tcBorders>
              <w:top w:val="nil"/>
              <w:left w:val="nil"/>
              <w:bottom w:val="single" w:sz="4" w:space="0" w:color="auto"/>
              <w:right w:val="single" w:sz="4" w:space="0" w:color="auto"/>
            </w:tcBorders>
            <w:noWrap/>
            <w:vAlign w:val="bottom"/>
          </w:tcPr>
          <w:p w14:paraId="1E462A47" w14:textId="77777777" w:rsidR="00BE38B6" w:rsidRDefault="00000000">
            <w:pPr>
              <w:widowControl/>
              <w:jc w:val="righ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-200000</w:t>
            </w:r>
          </w:p>
        </w:tc>
        <w:tc>
          <w:tcPr>
            <w:tcW w:w="959" w:type="pct"/>
            <w:tcBorders>
              <w:top w:val="nil"/>
              <w:left w:val="nil"/>
              <w:bottom w:val="single" w:sz="4" w:space="0" w:color="auto"/>
            </w:tcBorders>
            <w:noWrap/>
            <w:vAlign w:val="bottom"/>
          </w:tcPr>
          <w:p w14:paraId="04D09959" w14:textId="77777777" w:rsidR="00BE38B6" w:rsidRDefault="00000000">
            <w:pPr>
              <w:widowControl/>
              <w:jc w:val="righ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-250533.53</w:t>
            </w:r>
          </w:p>
        </w:tc>
      </w:tr>
      <w:tr w:rsidR="00BE38B6" w14:paraId="18E8B824" w14:textId="77777777" w:rsidTr="00EF3125">
        <w:trPr>
          <w:trHeight w:val="276"/>
        </w:trPr>
        <w:tc>
          <w:tcPr>
            <w:tcW w:w="2267" w:type="pct"/>
            <w:tcBorders>
              <w:top w:val="nil"/>
              <w:bottom w:val="single" w:sz="4" w:space="0" w:color="auto"/>
              <w:right w:val="single" w:sz="4" w:space="0" w:color="auto"/>
            </w:tcBorders>
            <w:noWrap/>
            <w:vAlign w:val="bottom"/>
          </w:tcPr>
          <w:p w14:paraId="40863EF1" w14:textId="77777777" w:rsidR="00BE38B6" w:rsidRDefault="00000000">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扣除非经常性损益后的净利润</w:t>
            </w:r>
          </w:p>
        </w:tc>
        <w:tc>
          <w:tcPr>
            <w:tcW w:w="753" w:type="pct"/>
            <w:tcBorders>
              <w:top w:val="nil"/>
              <w:left w:val="nil"/>
              <w:bottom w:val="single" w:sz="4" w:space="0" w:color="auto"/>
              <w:right w:val="single" w:sz="4" w:space="0" w:color="auto"/>
            </w:tcBorders>
            <w:noWrap/>
            <w:vAlign w:val="bottom"/>
          </w:tcPr>
          <w:p w14:paraId="79297226" w14:textId="77777777" w:rsidR="00BE38B6" w:rsidRDefault="00000000">
            <w:pPr>
              <w:widowControl/>
              <w:jc w:val="righ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-270000</w:t>
            </w:r>
          </w:p>
        </w:tc>
        <w:tc>
          <w:tcPr>
            <w:tcW w:w="268" w:type="pct"/>
            <w:tcBorders>
              <w:top w:val="nil"/>
              <w:left w:val="nil"/>
              <w:bottom w:val="single" w:sz="4" w:space="0" w:color="auto"/>
              <w:right w:val="single" w:sz="4" w:space="0" w:color="auto"/>
            </w:tcBorders>
            <w:noWrap/>
            <w:vAlign w:val="bottom"/>
          </w:tcPr>
          <w:p w14:paraId="460D0A66" w14:textId="77777777" w:rsidR="00BE38B6" w:rsidRDefault="00000000">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w:t>
            </w:r>
          </w:p>
        </w:tc>
        <w:tc>
          <w:tcPr>
            <w:tcW w:w="753" w:type="pct"/>
            <w:tcBorders>
              <w:top w:val="nil"/>
              <w:left w:val="nil"/>
              <w:bottom w:val="single" w:sz="4" w:space="0" w:color="auto"/>
              <w:right w:val="single" w:sz="4" w:space="0" w:color="auto"/>
            </w:tcBorders>
            <w:noWrap/>
            <w:vAlign w:val="bottom"/>
          </w:tcPr>
          <w:p w14:paraId="7D54C8C9" w14:textId="77777777" w:rsidR="00BE38B6" w:rsidRDefault="00000000">
            <w:pPr>
              <w:widowControl/>
              <w:jc w:val="righ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-220000</w:t>
            </w:r>
          </w:p>
        </w:tc>
        <w:tc>
          <w:tcPr>
            <w:tcW w:w="959" w:type="pct"/>
            <w:tcBorders>
              <w:top w:val="nil"/>
              <w:left w:val="nil"/>
              <w:bottom w:val="single" w:sz="4" w:space="0" w:color="auto"/>
            </w:tcBorders>
            <w:noWrap/>
            <w:vAlign w:val="bottom"/>
          </w:tcPr>
          <w:p w14:paraId="38A7D024" w14:textId="77777777" w:rsidR="00BE38B6" w:rsidRDefault="00000000">
            <w:pPr>
              <w:widowControl/>
              <w:jc w:val="righ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-310156.31</w:t>
            </w:r>
          </w:p>
        </w:tc>
      </w:tr>
      <w:tr w:rsidR="00BE38B6" w14:paraId="5E20FE3D" w14:textId="77777777" w:rsidTr="00EF3125">
        <w:trPr>
          <w:trHeight w:val="276"/>
        </w:trPr>
        <w:tc>
          <w:tcPr>
            <w:tcW w:w="2267" w:type="pct"/>
            <w:tcBorders>
              <w:top w:val="nil"/>
              <w:bottom w:val="single" w:sz="4" w:space="0" w:color="auto"/>
              <w:right w:val="single" w:sz="4" w:space="0" w:color="auto"/>
            </w:tcBorders>
            <w:noWrap/>
            <w:vAlign w:val="bottom"/>
          </w:tcPr>
          <w:p w14:paraId="32ED065C" w14:textId="77777777" w:rsidR="00BE38B6" w:rsidRDefault="00000000">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基本每股收益</w:t>
            </w:r>
          </w:p>
        </w:tc>
        <w:tc>
          <w:tcPr>
            <w:tcW w:w="753" w:type="pct"/>
            <w:tcBorders>
              <w:top w:val="nil"/>
              <w:left w:val="nil"/>
              <w:bottom w:val="single" w:sz="4" w:space="0" w:color="auto"/>
              <w:right w:val="single" w:sz="4" w:space="0" w:color="auto"/>
            </w:tcBorders>
            <w:noWrap/>
            <w:vAlign w:val="bottom"/>
          </w:tcPr>
          <w:p w14:paraId="4A19C3A0" w14:textId="77777777" w:rsidR="00BE38B6" w:rsidRDefault="00000000">
            <w:pPr>
              <w:widowControl/>
              <w:jc w:val="righ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-17899</w:t>
            </w:r>
          </w:p>
        </w:tc>
        <w:tc>
          <w:tcPr>
            <w:tcW w:w="268" w:type="pct"/>
            <w:tcBorders>
              <w:top w:val="nil"/>
              <w:left w:val="nil"/>
              <w:bottom w:val="single" w:sz="4" w:space="0" w:color="auto"/>
              <w:right w:val="single" w:sz="4" w:space="0" w:color="auto"/>
            </w:tcBorders>
            <w:noWrap/>
            <w:vAlign w:val="bottom"/>
          </w:tcPr>
          <w:p w14:paraId="5972A08C" w14:textId="77777777" w:rsidR="00BE38B6" w:rsidRDefault="00000000">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w:t>
            </w:r>
          </w:p>
        </w:tc>
        <w:tc>
          <w:tcPr>
            <w:tcW w:w="753" w:type="pct"/>
            <w:tcBorders>
              <w:top w:val="nil"/>
              <w:left w:val="nil"/>
              <w:bottom w:val="single" w:sz="4" w:space="0" w:color="auto"/>
              <w:right w:val="single" w:sz="4" w:space="0" w:color="auto"/>
            </w:tcBorders>
            <w:noWrap/>
            <w:vAlign w:val="bottom"/>
          </w:tcPr>
          <w:p w14:paraId="1D860962" w14:textId="77777777" w:rsidR="00BE38B6" w:rsidRDefault="00000000">
            <w:pPr>
              <w:widowControl/>
              <w:jc w:val="righ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-14319</w:t>
            </w:r>
          </w:p>
        </w:tc>
        <w:tc>
          <w:tcPr>
            <w:tcW w:w="959" w:type="pct"/>
            <w:tcBorders>
              <w:top w:val="nil"/>
              <w:left w:val="nil"/>
              <w:bottom w:val="single" w:sz="4" w:space="0" w:color="auto"/>
            </w:tcBorders>
            <w:noWrap/>
            <w:vAlign w:val="bottom"/>
          </w:tcPr>
          <w:p w14:paraId="3A22A502" w14:textId="77777777" w:rsidR="00BE38B6" w:rsidRDefault="00000000">
            <w:pPr>
              <w:widowControl/>
              <w:jc w:val="righ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-18080</w:t>
            </w:r>
          </w:p>
        </w:tc>
      </w:tr>
      <w:tr w:rsidR="00BE38B6" w14:paraId="65B044FB" w14:textId="77777777" w:rsidTr="00EF3125">
        <w:trPr>
          <w:trHeight w:val="276"/>
        </w:trPr>
        <w:tc>
          <w:tcPr>
            <w:tcW w:w="2267" w:type="pct"/>
            <w:tcBorders>
              <w:top w:val="nil"/>
              <w:bottom w:val="single" w:sz="4" w:space="0" w:color="auto"/>
              <w:right w:val="single" w:sz="4" w:space="0" w:color="auto"/>
            </w:tcBorders>
            <w:noWrap/>
            <w:vAlign w:val="bottom"/>
          </w:tcPr>
          <w:p w14:paraId="32C65310" w14:textId="77777777" w:rsidR="00BE38B6" w:rsidRDefault="00000000">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营业收入</w:t>
            </w:r>
          </w:p>
        </w:tc>
        <w:tc>
          <w:tcPr>
            <w:tcW w:w="753" w:type="pct"/>
            <w:tcBorders>
              <w:top w:val="nil"/>
              <w:left w:val="nil"/>
              <w:bottom w:val="single" w:sz="4" w:space="0" w:color="auto"/>
              <w:right w:val="single" w:sz="4" w:space="0" w:color="auto"/>
            </w:tcBorders>
            <w:noWrap/>
            <w:vAlign w:val="bottom"/>
          </w:tcPr>
          <w:p w14:paraId="7D6D4BAD" w14:textId="77777777" w:rsidR="00BE38B6" w:rsidRDefault="00000000">
            <w:pPr>
              <w:widowControl/>
              <w:jc w:val="righ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790000</w:t>
            </w:r>
          </w:p>
        </w:tc>
        <w:tc>
          <w:tcPr>
            <w:tcW w:w="268" w:type="pct"/>
            <w:tcBorders>
              <w:top w:val="nil"/>
              <w:left w:val="nil"/>
              <w:bottom w:val="single" w:sz="4" w:space="0" w:color="auto"/>
              <w:right w:val="single" w:sz="4" w:space="0" w:color="auto"/>
            </w:tcBorders>
            <w:noWrap/>
            <w:vAlign w:val="bottom"/>
          </w:tcPr>
          <w:p w14:paraId="64FD14E5" w14:textId="77777777" w:rsidR="00BE38B6" w:rsidRDefault="00000000">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w:t>
            </w:r>
          </w:p>
        </w:tc>
        <w:tc>
          <w:tcPr>
            <w:tcW w:w="753" w:type="pct"/>
            <w:tcBorders>
              <w:top w:val="nil"/>
              <w:left w:val="nil"/>
              <w:bottom w:val="single" w:sz="4" w:space="0" w:color="auto"/>
              <w:right w:val="single" w:sz="4" w:space="0" w:color="auto"/>
            </w:tcBorders>
            <w:noWrap/>
            <w:vAlign w:val="bottom"/>
          </w:tcPr>
          <w:p w14:paraId="5C178881" w14:textId="77777777" w:rsidR="00BE38B6" w:rsidRDefault="00000000">
            <w:pPr>
              <w:widowControl/>
              <w:jc w:val="righ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830000</w:t>
            </w:r>
          </w:p>
        </w:tc>
        <w:tc>
          <w:tcPr>
            <w:tcW w:w="959" w:type="pct"/>
            <w:tcBorders>
              <w:top w:val="nil"/>
              <w:left w:val="nil"/>
              <w:bottom w:val="single" w:sz="4" w:space="0" w:color="auto"/>
            </w:tcBorders>
            <w:noWrap/>
            <w:vAlign w:val="bottom"/>
          </w:tcPr>
          <w:p w14:paraId="0DDCAB9C" w14:textId="77777777" w:rsidR="00BE38B6" w:rsidRDefault="00000000">
            <w:pPr>
              <w:widowControl/>
              <w:jc w:val="righ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792866.19</w:t>
            </w:r>
          </w:p>
        </w:tc>
      </w:tr>
      <w:tr w:rsidR="00BE38B6" w14:paraId="0BA26B97" w14:textId="77777777" w:rsidTr="00EF3125">
        <w:trPr>
          <w:trHeight w:val="276"/>
        </w:trPr>
        <w:tc>
          <w:tcPr>
            <w:tcW w:w="2267" w:type="pct"/>
            <w:tcBorders>
              <w:top w:val="nil"/>
              <w:bottom w:val="single" w:sz="18" w:space="0" w:color="auto"/>
              <w:right w:val="single" w:sz="4" w:space="0" w:color="auto"/>
            </w:tcBorders>
            <w:noWrap/>
            <w:vAlign w:val="bottom"/>
          </w:tcPr>
          <w:p w14:paraId="36532BB3" w14:textId="77777777" w:rsidR="00BE38B6" w:rsidRDefault="00000000">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扣除后营业收入</w:t>
            </w:r>
          </w:p>
        </w:tc>
        <w:tc>
          <w:tcPr>
            <w:tcW w:w="753" w:type="pct"/>
            <w:tcBorders>
              <w:top w:val="nil"/>
              <w:left w:val="nil"/>
              <w:bottom w:val="single" w:sz="18" w:space="0" w:color="auto"/>
              <w:right w:val="single" w:sz="4" w:space="0" w:color="auto"/>
            </w:tcBorders>
            <w:noWrap/>
            <w:vAlign w:val="bottom"/>
          </w:tcPr>
          <w:p w14:paraId="2FC035B0" w14:textId="77777777" w:rsidR="00BE38B6" w:rsidRDefault="00000000">
            <w:pPr>
              <w:widowControl/>
              <w:jc w:val="righ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785000</w:t>
            </w:r>
          </w:p>
        </w:tc>
        <w:tc>
          <w:tcPr>
            <w:tcW w:w="268" w:type="pct"/>
            <w:tcBorders>
              <w:top w:val="nil"/>
              <w:left w:val="nil"/>
              <w:bottom w:val="single" w:sz="18" w:space="0" w:color="auto"/>
              <w:right w:val="single" w:sz="4" w:space="0" w:color="auto"/>
            </w:tcBorders>
            <w:noWrap/>
            <w:vAlign w:val="bottom"/>
          </w:tcPr>
          <w:p w14:paraId="7BD87B99" w14:textId="77777777" w:rsidR="00BE38B6" w:rsidRDefault="00000000">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w:t>
            </w:r>
          </w:p>
        </w:tc>
        <w:tc>
          <w:tcPr>
            <w:tcW w:w="753" w:type="pct"/>
            <w:tcBorders>
              <w:top w:val="nil"/>
              <w:left w:val="nil"/>
              <w:bottom w:val="single" w:sz="18" w:space="0" w:color="auto"/>
              <w:right w:val="single" w:sz="4" w:space="0" w:color="auto"/>
            </w:tcBorders>
            <w:noWrap/>
            <w:vAlign w:val="bottom"/>
          </w:tcPr>
          <w:p w14:paraId="3B0A948B" w14:textId="77777777" w:rsidR="00BE38B6" w:rsidRDefault="00000000">
            <w:pPr>
              <w:widowControl/>
              <w:jc w:val="righ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825000</w:t>
            </w:r>
          </w:p>
        </w:tc>
        <w:tc>
          <w:tcPr>
            <w:tcW w:w="959" w:type="pct"/>
            <w:tcBorders>
              <w:top w:val="nil"/>
              <w:left w:val="nil"/>
              <w:bottom w:val="single" w:sz="18" w:space="0" w:color="auto"/>
            </w:tcBorders>
            <w:noWrap/>
            <w:vAlign w:val="bottom"/>
          </w:tcPr>
          <w:p w14:paraId="1FF16AFF" w14:textId="77777777" w:rsidR="00BE38B6" w:rsidRDefault="00000000">
            <w:pPr>
              <w:widowControl/>
              <w:jc w:val="righ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788235.48</w:t>
            </w:r>
          </w:p>
        </w:tc>
      </w:tr>
    </w:tbl>
    <w:p w14:paraId="55A0CEE5" w14:textId="77777777" w:rsidR="00BE38B6" w:rsidRDefault="00000000">
      <w:pPr>
        <w:wordWrap w:val="0"/>
        <w:spacing w:line="360" w:lineRule="auto"/>
        <w:ind w:firstLineChars="342" w:firstLine="718"/>
        <w:jc w:val="center"/>
        <w:rPr>
          <w:rFonts w:ascii="宋体" w:hAnsi="宋体" w:hint="eastAsia"/>
          <w:szCs w:val="21"/>
        </w:rPr>
      </w:pPr>
      <w:bookmarkStart w:id="54" w:name="OLE_LINK23"/>
      <w:r>
        <w:rPr>
          <w:rFonts w:ascii="宋体" w:hAnsi="宋体" w:hint="eastAsia"/>
          <w:szCs w:val="21"/>
        </w:rPr>
        <w:t>数据来源：巨潮资讯网</w:t>
      </w:r>
      <w:r>
        <w:rPr>
          <w:rFonts w:ascii="宋体" w:hAnsi="宋体"/>
          <w:szCs w:val="21"/>
        </w:rPr>
        <w:t>https://www.cninfo.com.cn/new/disclosure/detail?orgId=9900011728&amp;announcementId=1224956135&amp;announcementTime=2026-01-30</w:t>
      </w:r>
    </w:p>
    <w:bookmarkEnd w:id="54"/>
    <w:p w14:paraId="152E1989" w14:textId="77777777" w:rsidR="00BE38B6" w:rsidRPr="00BE38B6" w:rsidRDefault="00000000">
      <w:pPr>
        <w:wordWrap w:val="0"/>
        <w:spacing w:line="360" w:lineRule="auto"/>
        <w:ind w:firstLineChars="200" w:firstLine="480"/>
        <w:rPr>
          <w:rFonts w:ascii="宋体" w:hAnsi="宋体" w:cs="宋体" w:hint="eastAsia"/>
          <w:sz w:val="24"/>
          <w:rPrChange w:id="55" w:author="Macy Zou" w:date="2026-03-06T21:38:00Z">
            <w:rPr>
              <w:rFonts w:ascii="宋体" w:hAnsi="宋体" w:cs="宋体" w:hint="eastAsia"/>
              <w:szCs w:val="21"/>
            </w:rPr>
          </w:rPrChange>
        </w:rPr>
        <w:pPrChange w:id="56" w:author="Macy Zou" w:date="2026-03-06T21:38:00Z">
          <w:pPr>
            <w:wordWrap w:val="0"/>
            <w:spacing w:line="360" w:lineRule="auto"/>
            <w:ind w:firstLineChars="342" w:firstLine="718"/>
          </w:pPr>
        </w:pPrChange>
      </w:pPr>
      <w:r>
        <w:rPr>
          <w:rFonts w:ascii="宋体" w:hAnsi="宋体" w:cs="宋体" w:hint="eastAsia"/>
          <w:sz w:val="24"/>
          <w:rPrChange w:id="57" w:author="Macy Zou" w:date="2026-03-06T21:38:00Z">
            <w:rPr>
              <w:rFonts w:ascii="宋体" w:hAnsi="宋体" w:cs="宋体" w:hint="eastAsia"/>
              <w:szCs w:val="21"/>
            </w:rPr>
          </w:rPrChange>
        </w:rPr>
        <w:t>2021年起，受供给侧改革及行业周期性影响，公司经营业绩下滑，为应对这种情况，提升公司竞争力，企业近期投资了一些新项目，这些项目囊括量产和产能补充项目、前沿技术研发项目以及产业链合</w:t>
      </w:r>
      <w:bookmarkStart w:id="58" w:name="OLE_LINK22"/>
      <w:r>
        <w:rPr>
          <w:rFonts w:ascii="宋体" w:hAnsi="宋体" w:cs="宋体" w:hint="eastAsia"/>
          <w:sz w:val="24"/>
          <w:rPrChange w:id="59" w:author="Macy Zou" w:date="2026-03-06T21:38:00Z">
            <w:rPr>
              <w:rFonts w:ascii="宋体" w:hAnsi="宋体" w:cs="宋体" w:hint="eastAsia"/>
              <w:szCs w:val="21"/>
            </w:rPr>
          </w:rPrChange>
        </w:rPr>
        <w:t>作项目，如：合肥第8.6代AMOLED生产线项目、昆山XR产品项目、第6代柔性AMOLED模组生产线项目、柔性存算一体芯片（FLEXI）项目等，这些项目主要聚焦于量产规模以及前沿技术研究，短期内因还未获得收</w:t>
      </w:r>
      <w:bookmarkEnd w:id="58"/>
      <w:r>
        <w:rPr>
          <w:rFonts w:ascii="宋体" w:hAnsi="宋体" w:cs="宋体" w:hint="eastAsia"/>
          <w:sz w:val="24"/>
          <w:rPrChange w:id="60" w:author="Macy Zou" w:date="2026-03-06T21:38:00Z">
            <w:rPr>
              <w:rFonts w:ascii="宋体" w:hAnsi="宋体" w:cs="宋体" w:hint="eastAsia"/>
              <w:szCs w:val="21"/>
            </w:rPr>
          </w:rPrChange>
        </w:rPr>
        <w:t>益导致8年来现金及现金等价物净增加额持续为负，现金流紧张，为后续企业采取市场化债转股的方式偿还借款埋下伏笔。</w:t>
      </w:r>
    </w:p>
    <w:p w14:paraId="2496574A" w14:textId="77777777" w:rsidR="00BE38B6" w:rsidRDefault="00000000">
      <w:pPr>
        <w:wordWrap w:val="0"/>
        <w:spacing w:line="360" w:lineRule="auto"/>
        <w:rPr>
          <w:rFonts w:ascii="宋体" w:hAnsi="宋体" w:cs="宋体" w:hint="eastAsia"/>
          <w:b/>
          <w:bCs/>
          <w:sz w:val="24"/>
        </w:rPr>
      </w:pPr>
      <w:r>
        <w:rPr>
          <w:rFonts w:ascii="宋体" w:hAnsi="宋体" w:cs="宋体" w:hint="eastAsia"/>
          <w:szCs w:val="21"/>
        </w:rPr>
        <w:t xml:space="preserve">   </w:t>
      </w:r>
      <w:r>
        <w:rPr>
          <w:rFonts w:ascii="宋体" w:hAnsi="宋体" w:cs="宋体" w:hint="eastAsia"/>
          <w:b/>
          <w:bCs/>
          <w:szCs w:val="21"/>
        </w:rPr>
        <w:t>2.</w:t>
      </w:r>
      <w:r>
        <w:rPr>
          <w:rFonts w:ascii="宋体" w:hAnsi="宋体" w:cs="宋体" w:hint="eastAsia"/>
          <w:b/>
          <w:bCs/>
          <w:sz w:val="24"/>
        </w:rPr>
        <w:t xml:space="preserve"> 市场化债转股成因</w:t>
      </w:r>
    </w:p>
    <w:p w14:paraId="369F8667" w14:textId="77777777" w:rsidR="00BE38B6" w:rsidRDefault="00000000">
      <w:pPr>
        <w:wordWrap w:val="0"/>
        <w:spacing w:line="360" w:lineRule="auto"/>
        <w:ind w:firstLineChars="142" w:firstLine="341"/>
        <w:jc w:val="left"/>
        <w:rPr>
          <w:rFonts w:ascii="宋体" w:hAnsi="宋体" w:cs="宋体" w:hint="eastAsia"/>
          <w:sz w:val="24"/>
        </w:rPr>
      </w:pPr>
      <w:r>
        <w:rPr>
          <w:rFonts w:ascii="宋体" w:hAnsi="宋体" w:cs="宋体" w:hint="eastAsia"/>
          <w:sz w:val="24"/>
        </w:rPr>
        <w:t>维信诺科技股份有限公司市场化债转股的成因，笔者认为是一场针对高负债率和持续亏损困境的强心剂。其成因可以从直接动因和深层背景两个层面来理解。</w:t>
      </w:r>
    </w:p>
    <w:p w14:paraId="20F3F310" w14:textId="77777777" w:rsidR="00BE38B6" w:rsidRDefault="00000000">
      <w:pPr>
        <w:wordWrap w:val="0"/>
        <w:spacing w:line="360" w:lineRule="auto"/>
        <w:ind w:firstLineChars="142" w:firstLine="341"/>
        <w:jc w:val="left"/>
        <w:rPr>
          <w:rFonts w:ascii="宋体" w:hAnsi="宋体" w:cs="宋体" w:hint="eastAsia"/>
          <w:sz w:val="24"/>
        </w:rPr>
      </w:pPr>
      <w:r>
        <w:rPr>
          <w:rFonts w:ascii="宋体" w:hAnsi="宋体" w:cs="宋体" w:hint="eastAsia"/>
          <w:sz w:val="24"/>
        </w:rPr>
        <w:t>最直接最本质的动因即为通过市场化债转股的方式有效降低资产负债率，根据公司财报，维信诺科技股份有限公司的资产负债率远远高于同行业平均水准，通过子公司引入增资可以有效降低资本负债率。</w:t>
      </w:r>
    </w:p>
    <w:p w14:paraId="49C077E4" w14:textId="77777777" w:rsidR="00BE38B6" w:rsidRPr="00BE38B6" w:rsidRDefault="00000000">
      <w:pPr>
        <w:wordWrap w:val="0"/>
        <w:spacing w:line="360" w:lineRule="auto"/>
        <w:ind w:firstLineChars="142" w:firstLine="341"/>
        <w:jc w:val="left"/>
        <w:rPr>
          <w:rFonts w:ascii="宋体" w:hAnsi="宋体" w:cs="宋体" w:hint="eastAsia"/>
          <w:sz w:val="24"/>
          <w:rPrChange w:id="61" w:author="Macy Zou" w:date="2026-03-06T21:38:00Z">
            <w:rPr>
              <w:rFonts w:ascii="宋体" w:hAnsi="宋体" w:cs="宋体" w:hint="eastAsia"/>
              <w:szCs w:val="21"/>
            </w:rPr>
          </w:rPrChange>
        </w:rPr>
      </w:pPr>
      <w:r>
        <w:rPr>
          <w:rFonts w:ascii="宋体" w:hAnsi="宋体" w:cs="宋体" w:hint="eastAsia"/>
          <w:sz w:val="24"/>
        </w:rPr>
        <w:t>究其本质则是因为维信诺的持续严重亏损，公司经营压力巨大。从2021年至2025年前三季度，累计亏损高达115.63亿元。仅2025年前三季度就净亏16.23亿元，而同期同行业公司如京东方、TCL科技已实现盈利，对比鲜明。同时维信诺</w:t>
      </w:r>
      <w:r>
        <w:rPr>
          <w:rFonts w:ascii="宋体" w:hAnsi="宋体" w:cs="宋体" w:hint="eastAsia"/>
          <w:sz w:val="24"/>
          <w:rPrChange w:id="62" w:author="Macy Zou" w:date="2026-03-06T21:38:00Z">
            <w:rPr>
              <w:rFonts w:ascii="宋体" w:hAnsi="宋体" w:cs="宋体" w:hint="eastAsia"/>
              <w:szCs w:val="21"/>
            </w:rPr>
          </w:rPrChange>
        </w:rPr>
        <w:t>开展了大量聚焦于量产规模以及前沿技术研究的项目，短期内因还未获得收益导致8年来现金及现金等价物净增加额持续为负，现金流紧张，进一步加剧财务困境，开展市场化债转股是必然趋势。</w:t>
      </w:r>
    </w:p>
    <w:p w14:paraId="77C43FD0" w14:textId="77777777" w:rsidR="00BE38B6" w:rsidRDefault="00000000">
      <w:pPr>
        <w:wordWrap w:val="0"/>
        <w:spacing w:line="360" w:lineRule="auto"/>
        <w:ind w:firstLineChars="142" w:firstLine="299"/>
        <w:jc w:val="left"/>
        <w:rPr>
          <w:rFonts w:ascii="宋体" w:hAnsi="宋体" w:cs="宋体" w:hint="eastAsia"/>
          <w:b/>
          <w:bCs/>
          <w:sz w:val="24"/>
        </w:rPr>
      </w:pPr>
      <w:r>
        <w:rPr>
          <w:rFonts w:ascii="宋体" w:hAnsi="宋体" w:cs="宋体" w:hint="eastAsia"/>
          <w:b/>
          <w:bCs/>
          <w:szCs w:val="21"/>
        </w:rPr>
        <w:t>3.</w:t>
      </w:r>
      <w:r>
        <w:rPr>
          <w:rFonts w:ascii="宋体" w:hAnsi="宋体" w:cs="宋体" w:hint="eastAsia"/>
          <w:b/>
          <w:bCs/>
          <w:sz w:val="24"/>
        </w:rPr>
        <w:t xml:space="preserve"> 市场化债转股实施方案</w:t>
      </w:r>
    </w:p>
    <w:p w14:paraId="3ED11489" w14:textId="77777777" w:rsidR="00BE38B6" w:rsidRDefault="00000000">
      <w:pPr>
        <w:wordWrap w:val="0"/>
        <w:spacing w:line="360" w:lineRule="auto"/>
        <w:ind w:firstLineChars="142" w:firstLine="341"/>
        <w:jc w:val="left"/>
        <w:rPr>
          <w:rFonts w:ascii="宋体" w:hAnsi="宋体" w:cs="宋体" w:hint="eastAsia"/>
          <w:sz w:val="24"/>
        </w:rPr>
      </w:pPr>
      <w:r>
        <w:rPr>
          <w:rFonts w:ascii="宋体" w:hAnsi="宋体" w:cs="宋体"/>
          <w:sz w:val="24"/>
        </w:rPr>
        <w:t xml:space="preserve">（1）增资金额：乙方拟向甲方增资5亿元整。 </w:t>
      </w:r>
    </w:p>
    <w:p w14:paraId="760D9CEA" w14:textId="77777777" w:rsidR="00BE38B6" w:rsidRDefault="00000000">
      <w:pPr>
        <w:wordWrap w:val="0"/>
        <w:spacing w:line="360" w:lineRule="auto"/>
        <w:ind w:firstLineChars="142" w:firstLine="341"/>
        <w:jc w:val="left"/>
        <w:rPr>
          <w:rFonts w:ascii="宋体" w:hAnsi="宋体" w:cs="宋体" w:hint="eastAsia"/>
          <w:sz w:val="24"/>
        </w:rPr>
      </w:pPr>
      <w:r>
        <w:rPr>
          <w:rFonts w:ascii="宋体" w:hAnsi="宋体" w:cs="宋体"/>
          <w:sz w:val="24"/>
        </w:rPr>
        <w:t>（2）增资价格：本次增资价格根据专项基金聘请的机构出具的《工银金融 资产</w:t>
      </w:r>
      <w:r>
        <w:rPr>
          <w:rFonts w:ascii="宋体" w:hAnsi="宋体" w:cs="宋体"/>
          <w:sz w:val="24"/>
        </w:rPr>
        <w:lastRenderedPageBreak/>
        <w:t>投资有限公司拟进行债转股事宜涉及的昆山国显光电有限公司股东全部权 益价值咨询报告》所载结果为基础确定。就本次增资，甲方每1元注册资本的增 资价格=各方商定的投前估值7,000,000,000.00元÷本次增资前甲方注册资本 6,707,152,463.04元=1.0437元。乙方向甲方增资金额500,000,000.00元中，计入 甲方实收资本的金额=乙方增资金额÷甲方每1元注册资本的增资价格，其余金 额计入甲方资本公积，即479,082,318.79元计入甲方实收资本，20,917,681.21元 计入甲方资本公积。</w:t>
      </w:r>
    </w:p>
    <w:p w14:paraId="0349B259" w14:textId="77777777" w:rsidR="00BE38B6" w:rsidRDefault="00000000">
      <w:pPr>
        <w:wordWrap w:val="0"/>
        <w:spacing w:line="360" w:lineRule="auto"/>
        <w:ind w:firstLineChars="142" w:firstLine="341"/>
        <w:jc w:val="left"/>
        <w:rPr>
          <w:rFonts w:ascii="宋体" w:hAnsi="宋体" w:cs="宋体" w:hint="eastAsia"/>
          <w:sz w:val="24"/>
        </w:rPr>
      </w:pPr>
      <w:r>
        <w:rPr>
          <w:rFonts w:ascii="宋体" w:hAnsi="宋体" w:cs="宋体"/>
          <w:sz w:val="24"/>
        </w:rPr>
        <w:t>（3）增资后公司持股比例 增资交割后，甲方股东的出资额和持股比例如下</w:t>
      </w:r>
      <w:r>
        <w:rPr>
          <w:rFonts w:ascii="宋体" w:hAnsi="宋体" w:cs="宋体" w:hint="eastAsia"/>
          <w:sz w:val="24"/>
        </w:rPr>
        <w:t>:</w:t>
      </w:r>
    </w:p>
    <w:p w14:paraId="6E962615" w14:textId="5A130B3C" w:rsidR="00EF3125" w:rsidRPr="00EF3125" w:rsidRDefault="00EF3125" w:rsidP="00EF3125">
      <w:pPr>
        <w:wordWrap w:val="0"/>
        <w:spacing w:line="360" w:lineRule="auto"/>
        <w:ind w:firstLineChars="342" w:firstLine="718"/>
        <w:jc w:val="center"/>
        <w:rPr>
          <w:rFonts w:ascii="宋体" w:hAnsi="宋体" w:hint="eastAsia"/>
          <w:szCs w:val="21"/>
        </w:rPr>
      </w:pPr>
      <w:r>
        <w:rPr>
          <w:rFonts w:ascii="宋体" w:hAnsi="宋体" w:hint="eastAsia"/>
          <w:szCs w:val="21"/>
        </w:rPr>
        <w:t>表七 维信诺市场化债转股</w:t>
      </w:r>
      <w:r>
        <w:rPr>
          <w:rFonts w:ascii="宋体" w:hAnsi="宋体" w:cs="宋体" w:hint="eastAsia"/>
          <w:sz w:val="24"/>
        </w:rPr>
        <w:t>增资前后股权结构表</w:t>
      </w:r>
    </w:p>
    <w:tbl>
      <w:tblPr>
        <w:tblW w:w="5000" w:type="pct"/>
        <w:tblBorders>
          <w:top w:val="single" w:sz="18" w:space="0" w:color="auto"/>
          <w:bottom w:val="single" w:sz="18" w:space="0" w:color="auto"/>
          <w:insideH w:val="single" w:sz="4" w:space="0" w:color="auto"/>
          <w:insideV w:val="single" w:sz="4" w:space="0" w:color="auto"/>
        </w:tblBorders>
        <w:tblLook w:val="04A0" w:firstRow="1" w:lastRow="0" w:firstColumn="1" w:lastColumn="0" w:noHBand="0" w:noVBand="1"/>
      </w:tblPr>
      <w:tblGrid>
        <w:gridCol w:w="3076"/>
        <w:gridCol w:w="3396"/>
        <w:gridCol w:w="1316"/>
        <w:gridCol w:w="1215"/>
      </w:tblGrid>
      <w:tr w:rsidR="00BE38B6" w14:paraId="2A0E8DD0" w14:textId="77777777" w:rsidTr="00EF3125">
        <w:trPr>
          <w:trHeight w:val="276"/>
        </w:trPr>
        <w:tc>
          <w:tcPr>
            <w:tcW w:w="1708" w:type="pct"/>
            <w:noWrap/>
            <w:vAlign w:val="bottom"/>
          </w:tcPr>
          <w:p w14:paraId="3D4BC531" w14:textId="77777777" w:rsidR="00BE38B6" w:rsidRDefault="00000000">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股东名称/姓名</w:t>
            </w:r>
          </w:p>
        </w:tc>
        <w:tc>
          <w:tcPr>
            <w:tcW w:w="1886" w:type="pct"/>
            <w:noWrap/>
            <w:vAlign w:val="bottom"/>
          </w:tcPr>
          <w:p w14:paraId="1ED8BFDF" w14:textId="77777777" w:rsidR="00BE38B6"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认缴/实缴出资额（元）</w:t>
            </w:r>
          </w:p>
        </w:tc>
        <w:tc>
          <w:tcPr>
            <w:tcW w:w="731" w:type="pct"/>
            <w:noWrap/>
            <w:vAlign w:val="bottom"/>
          </w:tcPr>
          <w:p w14:paraId="7C459B09" w14:textId="77777777" w:rsidR="00BE38B6"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出资方式</w:t>
            </w:r>
          </w:p>
        </w:tc>
        <w:tc>
          <w:tcPr>
            <w:tcW w:w="675" w:type="pct"/>
            <w:noWrap/>
            <w:vAlign w:val="bottom"/>
          </w:tcPr>
          <w:p w14:paraId="15599DFC" w14:textId="77777777" w:rsidR="00BE38B6"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持股比例</w:t>
            </w:r>
          </w:p>
        </w:tc>
      </w:tr>
      <w:tr w:rsidR="00BE38B6" w14:paraId="0660F959" w14:textId="77777777" w:rsidTr="00EF3125">
        <w:trPr>
          <w:trHeight w:val="276"/>
        </w:trPr>
        <w:tc>
          <w:tcPr>
            <w:tcW w:w="1708" w:type="pct"/>
            <w:noWrap/>
            <w:vAlign w:val="bottom"/>
          </w:tcPr>
          <w:p w14:paraId="0B63200F" w14:textId="77777777" w:rsidR="00BE38B6" w:rsidRDefault="00000000">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江苏维信诺显示科技有限公司</w:t>
            </w:r>
          </w:p>
        </w:tc>
        <w:tc>
          <w:tcPr>
            <w:tcW w:w="1886" w:type="pct"/>
            <w:noWrap/>
            <w:vAlign w:val="bottom"/>
          </w:tcPr>
          <w:p w14:paraId="74D19B77" w14:textId="77777777" w:rsidR="00BE38B6"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 xml:space="preserve">             6,229,539,012.84 </w:t>
            </w:r>
          </w:p>
        </w:tc>
        <w:tc>
          <w:tcPr>
            <w:tcW w:w="731" w:type="pct"/>
            <w:noWrap/>
            <w:vAlign w:val="bottom"/>
          </w:tcPr>
          <w:p w14:paraId="28461107" w14:textId="77777777" w:rsidR="00BE38B6"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货币、股权</w:t>
            </w:r>
          </w:p>
        </w:tc>
        <w:tc>
          <w:tcPr>
            <w:tcW w:w="675" w:type="pct"/>
            <w:noWrap/>
            <w:vAlign w:val="bottom"/>
          </w:tcPr>
          <w:p w14:paraId="2308097E" w14:textId="77777777" w:rsidR="00BE38B6" w:rsidRDefault="00000000">
            <w:pPr>
              <w:widowControl/>
              <w:jc w:val="righ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86.69%</w:t>
            </w:r>
          </w:p>
        </w:tc>
      </w:tr>
      <w:tr w:rsidR="00BE38B6" w14:paraId="5A93786D" w14:textId="77777777" w:rsidTr="00EF3125">
        <w:trPr>
          <w:trHeight w:val="276"/>
        </w:trPr>
        <w:tc>
          <w:tcPr>
            <w:tcW w:w="1708" w:type="pct"/>
            <w:noWrap/>
            <w:vAlign w:val="bottom"/>
          </w:tcPr>
          <w:p w14:paraId="514A8540" w14:textId="77777777" w:rsidR="00BE38B6" w:rsidRDefault="00000000">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维信诺科技股份有限公司</w:t>
            </w:r>
          </w:p>
        </w:tc>
        <w:tc>
          <w:tcPr>
            <w:tcW w:w="1886" w:type="pct"/>
            <w:noWrap/>
            <w:vAlign w:val="bottom"/>
          </w:tcPr>
          <w:p w14:paraId="32E6D1C0" w14:textId="77777777" w:rsidR="00BE38B6"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 xml:space="preserve">                285,724,694.92 </w:t>
            </w:r>
          </w:p>
        </w:tc>
        <w:tc>
          <w:tcPr>
            <w:tcW w:w="731" w:type="pct"/>
            <w:noWrap/>
            <w:vAlign w:val="bottom"/>
          </w:tcPr>
          <w:p w14:paraId="5C0982FF" w14:textId="77777777" w:rsidR="00BE38B6"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货币</w:t>
            </w:r>
          </w:p>
        </w:tc>
        <w:tc>
          <w:tcPr>
            <w:tcW w:w="675" w:type="pct"/>
            <w:noWrap/>
            <w:vAlign w:val="bottom"/>
          </w:tcPr>
          <w:p w14:paraId="73F35F14" w14:textId="77777777" w:rsidR="00BE38B6" w:rsidRDefault="00000000">
            <w:pPr>
              <w:widowControl/>
              <w:jc w:val="righ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3.98%</w:t>
            </w:r>
          </w:p>
        </w:tc>
      </w:tr>
      <w:tr w:rsidR="00BE38B6" w14:paraId="5265B001" w14:textId="77777777" w:rsidTr="00EF3125">
        <w:trPr>
          <w:trHeight w:val="276"/>
        </w:trPr>
        <w:tc>
          <w:tcPr>
            <w:tcW w:w="1708" w:type="pct"/>
            <w:noWrap/>
            <w:vAlign w:val="bottom"/>
          </w:tcPr>
          <w:p w14:paraId="667FD8AB" w14:textId="77777777" w:rsidR="00BE38B6" w:rsidRDefault="00000000">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国开发展基金有限公司</w:t>
            </w:r>
          </w:p>
        </w:tc>
        <w:tc>
          <w:tcPr>
            <w:tcW w:w="1886" w:type="pct"/>
            <w:noWrap/>
            <w:vAlign w:val="bottom"/>
          </w:tcPr>
          <w:p w14:paraId="51A8079D" w14:textId="77777777" w:rsidR="00BE38B6"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 xml:space="preserve">                191,598,755.28 </w:t>
            </w:r>
          </w:p>
        </w:tc>
        <w:tc>
          <w:tcPr>
            <w:tcW w:w="731" w:type="pct"/>
            <w:noWrap/>
            <w:vAlign w:val="bottom"/>
          </w:tcPr>
          <w:p w14:paraId="3638F6AA" w14:textId="77777777" w:rsidR="00BE38B6"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货币</w:t>
            </w:r>
          </w:p>
        </w:tc>
        <w:tc>
          <w:tcPr>
            <w:tcW w:w="675" w:type="pct"/>
            <w:noWrap/>
            <w:vAlign w:val="bottom"/>
          </w:tcPr>
          <w:p w14:paraId="425BAF6D" w14:textId="77777777" w:rsidR="00BE38B6" w:rsidRDefault="00000000">
            <w:pPr>
              <w:widowControl/>
              <w:jc w:val="righ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2.67%</w:t>
            </w:r>
          </w:p>
        </w:tc>
      </w:tr>
      <w:tr w:rsidR="00BE38B6" w14:paraId="663CAB72" w14:textId="77777777" w:rsidTr="00EF3125">
        <w:trPr>
          <w:trHeight w:val="552"/>
        </w:trPr>
        <w:tc>
          <w:tcPr>
            <w:tcW w:w="1708" w:type="pct"/>
            <w:vAlign w:val="bottom"/>
          </w:tcPr>
          <w:p w14:paraId="221DF42D" w14:textId="77777777" w:rsidR="00BE38B6" w:rsidRDefault="00000000">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工融金投二号（苏州）股权投资基金合伙企业（有限合伙）</w:t>
            </w:r>
          </w:p>
        </w:tc>
        <w:tc>
          <w:tcPr>
            <w:tcW w:w="1886" w:type="pct"/>
            <w:noWrap/>
            <w:vAlign w:val="bottom"/>
          </w:tcPr>
          <w:p w14:paraId="722D25B5" w14:textId="77777777" w:rsidR="00BE38B6"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 xml:space="preserve">                479,082,318.79 </w:t>
            </w:r>
          </w:p>
        </w:tc>
        <w:tc>
          <w:tcPr>
            <w:tcW w:w="731" w:type="pct"/>
            <w:noWrap/>
            <w:vAlign w:val="bottom"/>
          </w:tcPr>
          <w:p w14:paraId="490C75E8" w14:textId="77777777" w:rsidR="00BE38B6"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货币</w:t>
            </w:r>
          </w:p>
        </w:tc>
        <w:tc>
          <w:tcPr>
            <w:tcW w:w="675" w:type="pct"/>
            <w:noWrap/>
            <w:vAlign w:val="bottom"/>
          </w:tcPr>
          <w:p w14:paraId="7E142782" w14:textId="77777777" w:rsidR="00BE38B6" w:rsidRDefault="00000000">
            <w:pPr>
              <w:widowControl/>
              <w:jc w:val="righ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6.67%</w:t>
            </w:r>
          </w:p>
        </w:tc>
      </w:tr>
      <w:tr w:rsidR="00BE38B6" w14:paraId="1A840250" w14:textId="77777777" w:rsidTr="00EF3125">
        <w:trPr>
          <w:trHeight w:val="276"/>
        </w:trPr>
        <w:tc>
          <w:tcPr>
            <w:tcW w:w="1708" w:type="pct"/>
            <w:noWrap/>
            <w:vAlign w:val="bottom"/>
          </w:tcPr>
          <w:p w14:paraId="408A331E" w14:textId="77777777" w:rsidR="00BE38B6" w:rsidRDefault="00000000">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合计</w:t>
            </w:r>
          </w:p>
        </w:tc>
        <w:tc>
          <w:tcPr>
            <w:tcW w:w="1886" w:type="pct"/>
            <w:noWrap/>
            <w:vAlign w:val="bottom"/>
          </w:tcPr>
          <w:p w14:paraId="10D7E5A9" w14:textId="77777777" w:rsidR="00BE38B6"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 xml:space="preserve">             7,186,234,781.83 </w:t>
            </w:r>
          </w:p>
        </w:tc>
        <w:tc>
          <w:tcPr>
            <w:tcW w:w="731" w:type="pct"/>
            <w:noWrap/>
            <w:vAlign w:val="bottom"/>
          </w:tcPr>
          <w:p w14:paraId="45923D1E" w14:textId="77777777" w:rsidR="00BE38B6"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 xml:space="preserve">　</w:t>
            </w:r>
          </w:p>
        </w:tc>
        <w:tc>
          <w:tcPr>
            <w:tcW w:w="675" w:type="pct"/>
            <w:noWrap/>
            <w:vAlign w:val="bottom"/>
          </w:tcPr>
          <w:p w14:paraId="163F6EA2" w14:textId="77777777" w:rsidR="00BE38B6" w:rsidRDefault="00000000">
            <w:pPr>
              <w:widowControl/>
              <w:jc w:val="righ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100.00%</w:t>
            </w:r>
          </w:p>
        </w:tc>
      </w:tr>
    </w:tbl>
    <w:p w14:paraId="64898896" w14:textId="77777777" w:rsidR="00BE38B6" w:rsidRDefault="00000000">
      <w:pPr>
        <w:wordWrap w:val="0"/>
        <w:spacing w:line="360" w:lineRule="auto"/>
        <w:ind w:firstLineChars="342" w:firstLine="718"/>
        <w:jc w:val="center"/>
        <w:rPr>
          <w:rFonts w:ascii="宋体" w:hAnsi="宋体" w:hint="eastAsia"/>
          <w:szCs w:val="21"/>
        </w:rPr>
      </w:pPr>
      <w:r>
        <w:rPr>
          <w:rFonts w:ascii="宋体" w:hAnsi="宋体" w:hint="eastAsia"/>
          <w:szCs w:val="21"/>
        </w:rPr>
        <w:t>数据来源： 巨潮资讯网</w:t>
      </w:r>
      <w:r>
        <w:rPr>
          <w:rFonts w:ascii="宋体" w:hAnsi="宋体"/>
          <w:szCs w:val="21"/>
        </w:rPr>
        <w:t>https://www.cninfo.com.cn/new/disclosure/detail?orgId=9900011728&amp;announcementId=1224683884&amp;announcementTime=2025-09-27</w:t>
      </w:r>
    </w:p>
    <w:p w14:paraId="0B49BDE9" w14:textId="77777777" w:rsidR="00BE38B6" w:rsidRDefault="00BE38B6">
      <w:pPr>
        <w:wordWrap w:val="0"/>
        <w:spacing w:line="360" w:lineRule="auto"/>
        <w:jc w:val="left"/>
        <w:rPr>
          <w:rFonts w:ascii="宋体" w:hAnsi="宋体" w:cs="宋体" w:hint="eastAsia"/>
          <w:sz w:val="24"/>
        </w:rPr>
      </w:pPr>
    </w:p>
    <w:p w14:paraId="270737D6" w14:textId="77777777" w:rsidR="00BE38B6" w:rsidRDefault="00000000">
      <w:pPr>
        <w:wordWrap w:val="0"/>
        <w:spacing w:line="360" w:lineRule="auto"/>
        <w:ind w:firstLineChars="142" w:firstLine="341"/>
        <w:jc w:val="left"/>
        <w:rPr>
          <w:rFonts w:ascii="宋体" w:hAnsi="宋体" w:cs="宋体" w:hint="eastAsia"/>
          <w:sz w:val="24"/>
        </w:rPr>
      </w:pPr>
      <w:r>
        <w:rPr>
          <w:rFonts w:ascii="宋体" w:hAnsi="宋体" w:cs="宋体" w:hint="eastAsia"/>
          <w:sz w:val="24"/>
        </w:rPr>
        <w:t>（4）实施机构及资金来源</w:t>
      </w:r>
    </w:p>
    <w:p w14:paraId="5AF5DC51" w14:textId="77777777" w:rsidR="00BE38B6" w:rsidRDefault="00000000">
      <w:pPr>
        <w:wordWrap w:val="0"/>
        <w:spacing w:line="360" w:lineRule="auto"/>
        <w:ind w:firstLineChars="142" w:firstLine="341"/>
        <w:jc w:val="left"/>
        <w:rPr>
          <w:rFonts w:ascii="宋体" w:hAnsi="宋体" w:cs="宋体" w:hint="eastAsia"/>
          <w:sz w:val="24"/>
        </w:rPr>
      </w:pPr>
      <w:r>
        <w:rPr>
          <w:rFonts w:ascii="宋体" w:hAnsi="宋体" w:cs="宋体" w:hint="eastAsia"/>
          <w:sz w:val="24"/>
        </w:rPr>
        <w:t>维信诺科技股份有限公司市场化债转股的实施机构为</w:t>
      </w:r>
      <w:r>
        <w:rPr>
          <w:rFonts w:ascii="宋体" w:hAnsi="宋体" w:cs="宋体"/>
          <w:sz w:val="24"/>
        </w:rPr>
        <w:t>工融金投二号（苏州）股权投资基金合伙企业</w:t>
      </w:r>
      <w:r>
        <w:rPr>
          <w:rFonts w:ascii="宋体" w:hAnsi="宋体" w:cs="宋体" w:hint="eastAsia"/>
          <w:sz w:val="24"/>
        </w:rPr>
        <w:t>,</w:t>
      </w:r>
      <w:r>
        <w:t xml:space="preserve"> </w:t>
      </w:r>
      <w:r>
        <w:rPr>
          <w:rFonts w:ascii="宋体" w:hAnsi="宋体" w:cs="宋体" w:hint="eastAsia"/>
          <w:sz w:val="24"/>
        </w:rPr>
        <w:t>增资方式为</w:t>
      </w:r>
      <w:r>
        <w:rPr>
          <w:rFonts w:ascii="宋体" w:hAnsi="宋体" w:cs="宋体"/>
          <w:sz w:val="24"/>
        </w:rPr>
        <w:t>公司与工银资本管理有限公司、工融金投二号（北京）新兴产业股权投资基金合伙企业（有限合伙）共同发起设立专项基金，专项基金认缴出资总额为人民币81,800万元，公司作为有限合伙人以自有资金认缴出资20,400万元，占合伙企业认缴出资比例的24.94%。</w:t>
      </w:r>
      <w:r>
        <w:rPr>
          <w:rFonts w:ascii="宋体" w:hAnsi="宋体" w:cs="宋体" w:hint="eastAsia"/>
          <w:sz w:val="24"/>
        </w:rPr>
        <w:t>并通过</w:t>
      </w:r>
      <w:r>
        <w:rPr>
          <w:rFonts w:ascii="宋体" w:hAnsi="宋体" w:cs="宋体"/>
          <w:sz w:val="24"/>
        </w:rPr>
        <w:t>引进公司参与投资的专项基金进行增资并实施市场化债转股（发股还债），首期增资金额 为5亿元人民币，全部以现金方式增资。</w:t>
      </w:r>
      <w:r>
        <w:rPr>
          <w:rFonts w:ascii="宋体" w:hAnsi="宋体" w:cs="宋体" w:hint="eastAsia"/>
          <w:sz w:val="24"/>
        </w:rPr>
        <w:t>资金来源为基金募集所得。</w:t>
      </w:r>
    </w:p>
    <w:p w14:paraId="2511E585" w14:textId="77777777" w:rsidR="00BE38B6" w:rsidRDefault="00000000">
      <w:pPr>
        <w:wordWrap w:val="0"/>
        <w:spacing w:line="360" w:lineRule="auto"/>
        <w:ind w:firstLineChars="142" w:firstLine="341"/>
        <w:jc w:val="left"/>
        <w:rPr>
          <w:rFonts w:ascii="宋体" w:hAnsi="宋体" w:cs="宋体" w:hint="eastAsia"/>
          <w:sz w:val="24"/>
        </w:rPr>
      </w:pPr>
      <w:r>
        <w:rPr>
          <w:rFonts w:ascii="宋体" w:hAnsi="宋体" w:cs="宋体" w:hint="eastAsia"/>
          <w:sz w:val="24"/>
        </w:rPr>
        <w:t>（5）增资用途</w:t>
      </w:r>
    </w:p>
    <w:p w14:paraId="3A9EEDD8" w14:textId="77777777" w:rsidR="00BE38B6" w:rsidRDefault="00000000">
      <w:pPr>
        <w:wordWrap w:val="0"/>
        <w:spacing w:line="360" w:lineRule="auto"/>
        <w:ind w:firstLineChars="142" w:firstLine="341"/>
        <w:jc w:val="left"/>
        <w:rPr>
          <w:rFonts w:ascii="宋体" w:hAnsi="宋体" w:cs="宋体" w:hint="eastAsia"/>
          <w:sz w:val="24"/>
        </w:rPr>
      </w:pPr>
      <w:r>
        <w:rPr>
          <w:rFonts w:ascii="宋体" w:hAnsi="宋体" w:cs="宋体" w:hint="eastAsia"/>
          <w:sz w:val="24"/>
        </w:rPr>
        <w:t>本</w:t>
      </w:r>
      <w:r>
        <w:rPr>
          <w:rFonts w:ascii="宋体" w:hAnsi="宋体" w:cs="宋体"/>
          <w:sz w:val="24"/>
        </w:rPr>
        <w:t>次增资款将全部用于偿还国显光电合并报表范围内或公司全资子公司江苏维信诺显示科技有限公司本部的中国工商银行股份有限公司存量贷款。本次交易不涉及财 务资助的情形</w:t>
      </w:r>
      <w:r>
        <w:rPr>
          <w:rFonts w:ascii="宋体" w:hAnsi="宋体" w:cs="宋体" w:hint="eastAsia"/>
          <w:sz w:val="24"/>
        </w:rPr>
        <w:t>。</w:t>
      </w:r>
    </w:p>
    <w:p w14:paraId="7E1738BA" w14:textId="77777777" w:rsidR="00BE38B6" w:rsidRDefault="00000000">
      <w:pPr>
        <w:wordWrap w:val="0"/>
        <w:spacing w:line="360" w:lineRule="auto"/>
        <w:ind w:firstLineChars="122" w:firstLine="343"/>
        <w:jc w:val="left"/>
        <w:rPr>
          <w:rFonts w:ascii="黑体" w:eastAsia="黑体" w:hAnsi="黑体" w:cs="宋体" w:hint="eastAsia"/>
          <w:b/>
          <w:bCs/>
          <w:sz w:val="28"/>
          <w:szCs w:val="28"/>
        </w:rPr>
      </w:pPr>
      <w:r>
        <w:rPr>
          <w:rFonts w:ascii="黑体" w:eastAsia="黑体" w:hAnsi="黑体" w:cs="宋体" w:hint="eastAsia"/>
          <w:b/>
          <w:bCs/>
          <w:sz w:val="28"/>
          <w:szCs w:val="28"/>
        </w:rPr>
        <w:t>（三）对比分析</w:t>
      </w:r>
    </w:p>
    <w:p w14:paraId="5BE83FCA" w14:textId="77777777" w:rsidR="00BE38B6" w:rsidRDefault="00000000">
      <w:pPr>
        <w:pStyle w:val="a3"/>
        <w:wordWrap w:val="0"/>
        <w:spacing w:line="360" w:lineRule="auto"/>
        <w:ind w:leftChars="0" w:left="0" w:firstLineChars="142" w:firstLine="342"/>
        <w:rPr>
          <w:rFonts w:ascii="宋体" w:eastAsia="宋体" w:hAnsi="宋体" w:cs="宋体" w:hint="eastAsia"/>
          <w:b/>
          <w:bCs/>
          <w:sz w:val="24"/>
          <w:szCs w:val="24"/>
        </w:rPr>
      </w:pPr>
      <w:r>
        <w:rPr>
          <w:rFonts w:ascii="宋体" w:eastAsia="宋体" w:hAnsi="宋体" w:cs="宋体" w:hint="eastAsia"/>
          <w:b/>
          <w:bCs/>
          <w:sz w:val="24"/>
          <w:szCs w:val="24"/>
        </w:rPr>
        <w:t>1.公司对比分析</w:t>
      </w:r>
    </w:p>
    <w:p w14:paraId="77E40AE9" w14:textId="77777777" w:rsidR="00BE38B6" w:rsidRDefault="00000000">
      <w:pPr>
        <w:pStyle w:val="a3"/>
        <w:wordWrap w:val="0"/>
        <w:spacing w:line="360" w:lineRule="auto"/>
        <w:ind w:leftChars="0" w:left="0" w:firstLineChars="142" w:firstLine="298"/>
        <w:rPr>
          <w:rFonts w:ascii="宋体" w:hAnsi="宋体" w:cs="宋体" w:hint="eastAsia"/>
          <w:szCs w:val="21"/>
        </w:rPr>
      </w:pPr>
      <w:r>
        <w:rPr>
          <w:rFonts w:ascii="宋体" w:hAnsi="宋体" w:cs="宋体" w:hint="eastAsia"/>
          <w:szCs w:val="21"/>
        </w:rPr>
        <w:lastRenderedPageBreak/>
        <w:t>从二者最新财报（2025年三季报）而言，上海电力股份有限公司以及维信诺科技股份有限公司不论在企业规模，企业性质还是毛利率均有较大差异、但资产负债率普遍高于行业平均水平，二者对应两种不同类型的企业，在推进同一业务时的在动因、方式均有较大差异，具有典型性，对于市场化债转股的研究有一定推动作用，有利于更全面更深入地开展对比分析。2025三季报部分财务数据如下：</w:t>
      </w:r>
    </w:p>
    <w:p w14:paraId="756629C9" w14:textId="0D487953" w:rsidR="00EF3125" w:rsidRPr="00EF3125" w:rsidRDefault="00EF3125" w:rsidP="00EF3125">
      <w:pPr>
        <w:wordWrap w:val="0"/>
        <w:spacing w:line="360" w:lineRule="auto"/>
        <w:ind w:firstLineChars="342" w:firstLine="718"/>
        <w:jc w:val="center"/>
        <w:rPr>
          <w:rFonts w:ascii="宋体" w:hAnsi="宋体" w:hint="eastAsia"/>
          <w:szCs w:val="21"/>
        </w:rPr>
      </w:pPr>
      <w:r>
        <w:rPr>
          <w:rFonts w:ascii="宋体" w:hAnsi="宋体" w:hint="eastAsia"/>
          <w:szCs w:val="21"/>
        </w:rPr>
        <w:t>表八 二者2025三季报部分财报数据</w:t>
      </w:r>
    </w:p>
    <w:tbl>
      <w:tblPr>
        <w:tblW w:w="6600" w:type="dxa"/>
        <w:tblInd w:w="113" w:type="dxa"/>
        <w:tblBorders>
          <w:top w:val="single" w:sz="18" w:space="0" w:color="auto"/>
          <w:bottom w:val="single" w:sz="18" w:space="0" w:color="auto"/>
          <w:insideH w:val="single" w:sz="2" w:space="0" w:color="auto"/>
          <w:insideV w:val="single" w:sz="2" w:space="0" w:color="auto"/>
        </w:tblBorders>
        <w:tblLook w:val="04A0" w:firstRow="1" w:lastRow="0" w:firstColumn="1" w:lastColumn="0" w:noHBand="0" w:noVBand="1"/>
      </w:tblPr>
      <w:tblGrid>
        <w:gridCol w:w="3000"/>
        <w:gridCol w:w="1760"/>
        <w:gridCol w:w="1840"/>
      </w:tblGrid>
      <w:tr w:rsidR="00BE38B6" w14:paraId="576D8FCF" w14:textId="77777777" w:rsidTr="00EF3125">
        <w:trPr>
          <w:trHeight w:val="276"/>
        </w:trPr>
        <w:tc>
          <w:tcPr>
            <w:tcW w:w="3000" w:type="dxa"/>
            <w:noWrap/>
            <w:vAlign w:val="bottom"/>
          </w:tcPr>
          <w:p w14:paraId="02838762" w14:textId="77777777" w:rsidR="00BE38B6" w:rsidRDefault="00000000">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财务指标</w:t>
            </w:r>
          </w:p>
        </w:tc>
        <w:tc>
          <w:tcPr>
            <w:tcW w:w="1760" w:type="dxa"/>
            <w:noWrap/>
            <w:vAlign w:val="bottom"/>
          </w:tcPr>
          <w:p w14:paraId="0AED5C19" w14:textId="77777777" w:rsidR="00BE38B6" w:rsidRDefault="00000000">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维信诺</w:t>
            </w:r>
          </w:p>
        </w:tc>
        <w:tc>
          <w:tcPr>
            <w:tcW w:w="1840" w:type="dxa"/>
            <w:noWrap/>
            <w:vAlign w:val="bottom"/>
          </w:tcPr>
          <w:p w14:paraId="4EF2E5FA" w14:textId="77777777" w:rsidR="00BE38B6" w:rsidRDefault="00000000">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上海电力</w:t>
            </w:r>
          </w:p>
        </w:tc>
      </w:tr>
      <w:tr w:rsidR="00BE38B6" w14:paraId="0434706B" w14:textId="77777777" w:rsidTr="00EF3125">
        <w:trPr>
          <w:trHeight w:val="276"/>
        </w:trPr>
        <w:tc>
          <w:tcPr>
            <w:tcW w:w="3000" w:type="dxa"/>
            <w:noWrap/>
            <w:vAlign w:val="bottom"/>
          </w:tcPr>
          <w:p w14:paraId="2132ED9D" w14:textId="77777777" w:rsidR="00BE38B6" w:rsidRDefault="00000000">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营业收入</w:t>
            </w:r>
          </w:p>
        </w:tc>
        <w:tc>
          <w:tcPr>
            <w:tcW w:w="1760" w:type="dxa"/>
            <w:noWrap/>
            <w:vAlign w:val="bottom"/>
          </w:tcPr>
          <w:p w14:paraId="39D26BB7" w14:textId="77777777" w:rsidR="00BE38B6" w:rsidRDefault="00000000">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45.7亿元</w:t>
            </w:r>
          </w:p>
        </w:tc>
        <w:tc>
          <w:tcPr>
            <w:tcW w:w="1840" w:type="dxa"/>
            <w:noWrap/>
            <w:vAlign w:val="bottom"/>
          </w:tcPr>
          <w:p w14:paraId="587B107D" w14:textId="77777777" w:rsidR="00BE38B6" w:rsidRDefault="00000000">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282.5亿元</w:t>
            </w:r>
          </w:p>
        </w:tc>
      </w:tr>
      <w:tr w:rsidR="00BE38B6" w14:paraId="477AD1AB" w14:textId="77777777" w:rsidTr="00EF3125">
        <w:trPr>
          <w:trHeight w:val="276"/>
        </w:trPr>
        <w:tc>
          <w:tcPr>
            <w:tcW w:w="3000" w:type="dxa"/>
            <w:noWrap/>
            <w:vAlign w:val="bottom"/>
          </w:tcPr>
          <w:p w14:paraId="6AC966A6" w14:textId="77777777" w:rsidR="00BE38B6" w:rsidRDefault="00000000">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归母净利润</w:t>
            </w:r>
          </w:p>
        </w:tc>
        <w:tc>
          <w:tcPr>
            <w:tcW w:w="1760" w:type="dxa"/>
            <w:noWrap/>
            <w:vAlign w:val="bottom"/>
          </w:tcPr>
          <w:p w14:paraId="4B73EDD5" w14:textId="77777777" w:rsidR="00BE38B6" w:rsidRDefault="00000000">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-12.7亿元</w:t>
            </w:r>
          </w:p>
        </w:tc>
        <w:tc>
          <w:tcPr>
            <w:tcW w:w="1840" w:type="dxa"/>
            <w:noWrap/>
            <w:vAlign w:val="bottom"/>
          </w:tcPr>
          <w:p w14:paraId="3977E437" w14:textId="77777777" w:rsidR="00BE38B6" w:rsidRDefault="00000000">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20.9亿元</w:t>
            </w:r>
          </w:p>
        </w:tc>
      </w:tr>
      <w:tr w:rsidR="00BE38B6" w14:paraId="7A8AB76F" w14:textId="77777777" w:rsidTr="00EF3125">
        <w:trPr>
          <w:trHeight w:val="276"/>
        </w:trPr>
        <w:tc>
          <w:tcPr>
            <w:tcW w:w="3000" w:type="dxa"/>
            <w:noWrap/>
            <w:vAlign w:val="bottom"/>
          </w:tcPr>
          <w:p w14:paraId="4DCA7618" w14:textId="77777777" w:rsidR="00BE38B6" w:rsidRDefault="00000000">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毛利率</w:t>
            </w:r>
          </w:p>
        </w:tc>
        <w:tc>
          <w:tcPr>
            <w:tcW w:w="1760" w:type="dxa"/>
            <w:noWrap/>
            <w:vAlign w:val="bottom"/>
          </w:tcPr>
          <w:p w14:paraId="6B2162EA" w14:textId="77777777" w:rsidR="00BE38B6" w:rsidRDefault="00000000">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6.20%</w:t>
            </w:r>
          </w:p>
        </w:tc>
        <w:tc>
          <w:tcPr>
            <w:tcW w:w="1840" w:type="dxa"/>
            <w:noWrap/>
            <w:vAlign w:val="bottom"/>
          </w:tcPr>
          <w:p w14:paraId="7ADC8FEF" w14:textId="77777777" w:rsidR="00BE38B6" w:rsidRDefault="00000000">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19.10%</w:t>
            </w:r>
          </w:p>
        </w:tc>
      </w:tr>
      <w:tr w:rsidR="00BE38B6" w14:paraId="44E28D84" w14:textId="77777777" w:rsidTr="00EF3125">
        <w:trPr>
          <w:trHeight w:val="276"/>
        </w:trPr>
        <w:tc>
          <w:tcPr>
            <w:tcW w:w="3000" w:type="dxa"/>
            <w:noWrap/>
            <w:vAlign w:val="bottom"/>
          </w:tcPr>
          <w:p w14:paraId="36AC2804" w14:textId="77777777" w:rsidR="00BE38B6" w:rsidRDefault="00000000">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资产负债率</w:t>
            </w:r>
          </w:p>
        </w:tc>
        <w:tc>
          <w:tcPr>
            <w:tcW w:w="1760" w:type="dxa"/>
            <w:noWrap/>
            <w:vAlign w:val="bottom"/>
          </w:tcPr>
          <w:p w14:paraId="058803B0" w14:textId="77777777" w:rsidR="00BE38B6" w:rsidRDefault="00000000">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68.50%</w:t>
            </w:r>
          </w:p>
        </w:tc>
        <w:tc>
          <w:tcPr>
            <w:tcW w:w="1840" w:type="dxa"/>
            <w:noWrap/>
            <w:vAlign w:val="bottom"/>
          </w:tcPr>
          <w:p w14:paraId="4E022F6F" w14:textId="77777777" w:rsidR="00BE38B6" w:rsidRDefault="00000000">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64.30%</w:t>
            </w:r>
          </w:p>
        </w:tc>
      </w:tr>
    </w:tbl>
    <w:p w14:paraId="425BD2C6" w14:textId="77777777" w:rsidR="00BE38B6" w:rsidRDefault="00BE38B6" w:rsidP="00EF3125">
      <w:pPr>
        <w:pStyle w:val="a3"/>
        <w:spacing w:line="360" w:lineRule="auto"/>
        <w:ind w:leftChars="0" w:left="0"/>
        <w:rPr>
          <w:rFonts w:eastAsia="宋体"/>
          <w:b/>
          <w:bCs/>
          <w:sz w:val="24"/>
          <w:szCs w:val="24"/>
        </w:rPr>
      </w:pPr>
    </w:p>
    <w:p w14:paraId="5D81F2F5" w14:textId="77777777" w:rsidR="00BE38B6" w:rsidRDefault="00000000">
      <w:pPr>
        <w:wordWrap w:val="0"/>
        <w:spacing w:line="360" w:lineRule="auto"/>
        <w:ind w:firstLineChars="342" w:firstLine="718"/>
        <w:jc w:val="center"/>
        <w:rPr>
          <w:rFonts w:ascii="宋体" w:hAnsi="宋体" w:hint="eastAsia"/>
          <w:szCs w:val="21"/>
        </w:rPr>
      </w:pPr>
      <w:bookmarkStart w:id="63" w:name="OLE_LINK24"/>
      <w:r>
        <w:rPr>
          <w:rFonts w:ascii="宋体" w:hAnsi="宋体" w:hint="eastAsia"/>
          <w:szCs w:val="21"/>
        </w:rPr>
        <w:t>数据来源：2025上海电力、维信诺三季报</w:t>
      </w:r>
    </w:p>
    <w:bookmarkEnd w:id="63"/>
    <w:p w14:paraId="5D5293DE" w14:textId="77777777" w:rsidR="00BE38B6" w:rsidRDefault="00000000">
      <w:pPr>
        <w:pStyle w:val="a3"/>
        <w:wordWrap w:val="0"/>
        <w:spacing w:line="360" w:lineRule="auto"/>
        <w:ind w:leftChars="0" w:left="0" w:firstLineChars="142" w:firstLine="342"/>
        <w:rPr>
          <w:rFonts w:eastAsia="宋体"/>
          <w:b/>
          <w:bCs/>
          <w:sz w:val="24"/>
          <w:szCs w:val="24"/>
        </w:rPr>
      </w:pPr>
      <w:r>
        <w:rPr>
          <w:rFonts w:ascii="宋体" w:eastAsia="宋体" w:hAnsi="宋体" w:cs="宋体" w:hint="eastAsia"/>
          <w:b/>
          <w:bCs/>
          <w:sz w:val="24"/>
          <w:szCs w:val="24"/>
        </w:rPr>
        <w:t>2. 成因对比分析</w:t>
      </w:r>
    </w:p>
    <w:p w14:paraId="43FF96F2" w14:textId="77777777" w:rsidR="00BE38B6" w:rsidRPr="000251F2" w:rsidRDefault="00000000" w:rsidP="000251F2">
      <w:pPr>
        <w:wordWrap w:val="0"/>
        <w:spacing w:line="360" w:lineRule="auto"/>
        <w:ind w:firstLineChars="242" w:firstLine="581"/>
        <w:jc w:val="left"/>
        <w:rPr>
          <w:rFonts w:ascii="宋体" w:hAnsi="宋体" w:cs="宋体" w:hint="eastAsia"/>
          <w:sz w:val="24"/>
        </w:rPr>
      </w:pPr>
      <w:r w:rsidRPr="000251F2">
        <w:rPr>
          <w:rFonts w:ascii="宋体" w:hAnsi="宋体" w:cs="宋体" w:hint="eastAsia"/>
          <w:sz w:val="24"/>
        </w:rPr>
        <w:t>从二者经营情况不难看出，上海电力开展市场化债转股，更多是出于稳健盈利的大型企业主动降杠杆优化资本结构的目的，而维信诺则是以短期内部分股权换取现金流，缓解资金压力，不难看出债转股更适用于成熟企业而非高投入期企业，也在某种程度上反映了为什么央国企在市场化债转股的参与程度远远高于民营企业。</w:t>
      </w:r>
    </w:p>
    <w:p w14:paraId="3F4E9FF3" w14:textId="77777777" w:rsidR="00BE38B6" w:rsidRDefault="00000000">
      <w:pPr>
        <w:pStyle w:val="a3"/>
        <w:wordWrap w:val="0"/>
        <w:spacing w:line="360" w:lineRule="auto"/>
        <w:ind w:leftChars="0" w:left="0" w:firstLineChars="142" w:firstLine="342"/>
        <w:rPr>
          <w:rFonts w:ascii="宋体" w:eastAsia="宋体" w:hAnsi="宋体" w:cs="宋体" w:hint="eastAsia"/>
          <w:b/>
          <w:bCs/>
          <w:sz w:val="24"/>
          <w:szCs w:val="24"/>
        </w:rPr>
      </w:pPr>
      <w:r>
        <w:rPr>
          <w:rFonts w:ascii="宋体" w:eastAsia="宋体" w:hAnsi="宋体" w:cs="宋体" w:hint="eastAsia"/>
          <w:b/>
          <w:bCs/>
          <w:sz w:val="24"/>
          <w:szCs w:val="24"/>
        </w:rPr>
        <w:t>3. 方案对比分析</w:t>
      </w:r>
    </w:p>
    <w:p w14:paraId="465B058B" w14:textId="77777777" w:rsidR="00BE38B6" w:rsidRDefault="00000000" w:rsidP="000251F2">
      <w:pPr>
        <w:pStyle w:val="a3"/>
        <w:wordWrap w:val="0"/>
        <w:spacing w:line="360" w:lineRule="auto"/>
        <w:ind w:leftChars="0" w:left="0" w:firstLineChars="236" w:firstLine="566"/>
        <w:rPr>
          <w:rFonts w:eastAsia="宋体"/>
          <w:sz w:val="24"/>
          <w:szCs w:val="24"/>
        </w:rPr>
      </w:pPr>
      <w:r>
        <w:rPr>
          <w:rFonts w:eastAsia="宋体" w:hint="eastAsia"/>
          <w:sz w:val="24"/>
          <w:szCs w:val="24"/>
        </w:rPr>
        <w:t>通过二者增资实施市场化债转股公告，二者均为以现金增资，用以偿还债务的“发股还债”模式，但在具体操作中存在差异。“发股还债”一般明确要规范实施机构以发股还债模式开展市场化债转股。增资还债模式一般是指实施机构向目标企业现金增资，增资款用于偿还相关债务。依据</w:t>
      </w:r>
      <w:r>
        <w:rPr>
          <w:rFonts w:eastAsia="宋体" w:hint="eastAsia"/>
          <w:sz w:val="24"/>
          <w:szCs w:val="24"/>
        </w:rPr>
        <w:t>152</w:t>
      </w:r>
      <w:r>
        <w:rPr>
          <w:rFonts w:eastAsia="宋体" w:hint="eastAsia"/>
          <w:sz w:val="24"/>
          <w:szCs w:val="24"/>
        </w:rPr>
        <w:t>号通知，实施机构采用增资还债模式开展市场化债转股时，须遵循两项核心要求：一是在债转股协议中明确列示待偿还债务；二是在增资资金到位后需及时完成债务清偿。发股还债模式在本轮市场化债转股应用较多，尤其是在上市公司参与的情况下，这可能和该模式下无需债权转让在一定程度上能降低各方协商谈判的复杂度有关。在发股还债模式下，上市公司通常以全资</w:t>
      </w:r>
      <w:r>
        <w:rPr>
          <w:rFonts w:eastAsia="宋体" w:hint="eastAsia"/>
          <w:sz w:val="24"/>
          <w:szCs w:val="24"/>
        </w:rPr>
        <w:t>/</w:t>
      </w:r>
      <w:r>
        <w:rPr>
          <w:rFonts w:eastAsia="宋体" w:hint="eastAsia"/>
          <w:sz w:val="24"/>
          <w:szCs w:val="24"/>
        </w:rPr>
        <w:t>控股子公司作为目标企业，通过其引入实施机构以现金增资入股的形式实现债转股，增资价格以评估结果为基础确定。</w:t>
      </w:r>
    </w:p>
    <w:p w14:paraId="2CF07E4A" w14:textId="77777777" w:rsidR="00BE38B6" w:rsidRDefault="00000000" w:rsidP="000251F2">
      <w:pPr>
        <w:pStyle w:val="a3"/>
        <w:wordWrap w:val="0"/>
        <w:spacing w:line="360" w:lineRule="auto"/>
        <w:ind w:leftChars="0" w:left="0" w:firstLineChars="177" w:firstLine="425"/>
        <w:rPr>
          <w:ins w:id="64" w:author="Macy Zou" w:date="2026-03-06T21:39:00Z"/>
          <w:rFonts w:eastAsia="宋体"/>
          <w:sz w:val="24"/>
          <w:szCs w:val="24"/>
        </w:rPr>
      </w:pPr>
      <w:r>
        <w:rPr>
          <w:rFonts w:eastAsia="宋体" w:hint="eastAsia"/>
          <w:sz w:val="24"/>
          <w:szCs w:val="24"/>
        </w:rPr>
        <w:t>上海电力股份有限公司以未公开协议的方式进行现金增资，依据同类型企业的市场化债转股主流推断应为常规的发股转债，以现金增资的方式降低企业财务杠杆，优</w:t>
      </w:r>
      <w:r>
        <w:rPr>
          <w:rFonts w:eastAsia="宋体" w:hint="eastAsia"/>
          <w:sz w:val="24"/>
          <w:szCs w:val="24"/>
        </w:rPr>
        <w:lastRenderedPageBreak/>
        <w:t>化债务结构；而维信诺市场化债转股的开展还具有基金模式的特征。该模式的核心是设立专项债转股基金，由实施机构和</w:t>
      </w:r>
      <w:r>
        <w:rPr>
          <w:rFonts w:eastAsia="宋体" w:hint="eastAsia"/>
          <w:sz w:val="24"/>
          <w:szCs w:val="24"/>
        </w:rPr>
        <w:t>/</w:t>
      </w:r>
      <w:r>
        <w:rPr>
          <w:rFonts w:eastAsia="宋体" w:hint="eastAsia"/>
          <w:sz w:val="24"/>
          <w:szCs w:val="24"/>
        </w:rPr>
        <w:t>或目标企业关联方担任普通合伙人</w:t>
      </w:r>
      <w:r>
        <w:rPr>
          <w:rFonts w:eastAsia="宋体" w:hint="eastAsia"/>
          <w:sz w:val="24"/>
          <w:szCs w:val="24"/>
        </w:rPr>
        <w:t>(GP)</w:t>
      </w:r>
      <w:r>
        <w:rPr>
          <w:rFonts w:eastAsia="宋体" w:hint="eastAsia"/>
          <w:sz w:val="24"/>
          <w:szCs w:val="24"/>
        </w:rPr>
        <w:t>，同时整合实施机构自有资金、目标企业关联方资金及社会资本作为有限合伙人</w:t>
      </w:r>
      <w:r>
        <w:rPr>
          <w:rFonts w:eastAsia="宋体" w:hint="eastAsia"/>
          <w:sz w:val="24"/>
          <w:szCs w:val="24"/>
        </w:rPr>
        <w:t>(LP)</w:t>
      </w:r>
      <w:r>
        <w:rPr>
          <w:rFonts w:eastAsia="宋体" w:hint="eastAsia"/>
          <w:sz w:val="24"/>
          <w:szCs w:val="24"/>
        </w:rPr>
        <w:t>。基金可通过现金增资或债权转股两种方式投资目标企业，所投资金主要用于债务清偿。基金模式的显著特点在于其灵活的收益分配机制。通过在</w:t>
      </w:r>
      <w:r>
        <w:rPr>
          <w:rFonts w:eastAsia="宋体" w:hint="eastAsia"/>
          <w:sz w:val="24"/>
          <w:szCs w:val="24"/>
        </w:rPr>
        <w:t>LP</w:t>
      </w:r>
      <w:r>
        <w:rPr>
          <w:rFonts w:eastAsia="宋体" w:hint="eastAsia"/>
          <w:sz w:val="24"/>
          <w:szCs w:val="24"/>
        </w:rPr>
        <w:t>层面设置优先级和劣后级，可实现差异化的收益和风险分配，从而更好地平衡各方投资诉求。此外，基金模式通过有限合伙形式参与企业经营，既缓解了实施机构的资金压力，又保持了市场化运作的本质。</w:t>
      </w:r>
    </w:p>
    <w:p w14:paraId="212999BA" w14:textId="56B1818B" w:rsidR="00BE38B6" w:rsidRPr="000251F2" w:rsidRDefault="000251F2" w:rsidP="000251F2">
      <w:pPr>
        <w:pStyle w:val="a3"/>
        <w:wordWrap w:val="0"/>
        <w:spacing w:line="360" w:lineRule="auto"/>
        <w:rPr>
          <w:rFonts w:eastAsia="宋体"/>
          <w:b/>
          <w:bCs/>
          <w:sz w:val="24"/>
          <w:szCs w:val="24"/>
        </w:rPr>
      </w:pPr>
      <w:r w:rsidRPr="000251F2">
        <w:rPr>
          <w:rFonts w:eastAsia="宋体" w:hint="eastAsia"/>
          <w:b/>
          <w:bCs/>
          <w:sz w:val="24"/>
          <w:szCs w:val="24"/>
        </w:rPr>
        <w:t>4</w:t>
      </w:r>
      <w:r>
        <w:rPr>
          <w:rFonts w:eastAsia="宋体" w:hint="eastAsia"/>
          <w:b/>
          <w:bCs/>
          <w:sz w:val="24"/>
          <w:szCs w:val="24"/>
        </w:rPr>
        <w:t xml:space="preserve">. </w:t>
      </w:r>
      <w:r w:rsidRPr="000251F2">
        <w:rPr>
          <w:rFonts w:eastAsia="宋体" w:hint="eastAsia"/>
          <w:b/>
          <w:bCs/>
          <w:sz w:val="24"/>
          <w:szCs w:val="24"/>
        </w:rPr>
        <w:t>成效对比分析</w:t>
      </w:r>
    </w:p>
    <w:p w14:paraId="1A1ABCD3" w14:textId="4621FA39" w:rsidR="000251F2" w:rsidRPr="000251F2" w:rsidRDefault="000251F2" w:rsidP="000251F2">
      <w:pPr>
        <w:pStyle w:val="a3"/>
        <w:wordWrap w:val="0"/>
        <w:spacing w:line="360" w:lineRule="auto"/>
        <w:rPr>
          <w:rFonts w:eastAsia="宋体"/>
          <w:b/>
          <w:bCs/>
          <w:sz w:val="24"/>
          <w:szCs w:val="24"/>
        </w:rPr>
      </w:pPr>
      <w:r w:rsidRPr="000251F2">
        <w:rPr>
          <w:rFonts w:eastAsia="宋体" w:hint="eastAsia"/>
          <w:b/>
          <w:bCs/>
          <w:sz w:val="24"/>
          <w:szCs w:val="24"/>
        </w:rPr>
        <w:t>5</w:t>
      </w:r>
      <w:r>
        <w:rPr>
          <w:rFonts w:eastAsia="宋体" w:hint="eastAsia"/>
          <w:b/>
          <w:bCs/>
          <w:sz w:val="24"/>
          <w:szCs w:val="24"/>
        </w:rPr>
        <w:t xml:space="preserve">. </w:t>
      </w:r>
      <w:r w:rsidRPr="000251F2">
        <w:rPr>
          <w:rFonts w:eastAsia="宋体" w:hint="eastAsia"/>
          <w:b/>
          <w:bCs/>
          <w:sz w:val="24"/>
          <w:szCs w:val="24"/>
        </w:rPr>
        <w:t>成因对比分析</w:t>
      </w:r>
    </w:p>
    <w:p w14:paraId="3A7BA105" w14:textId="77777777" w:rsidR="000251F2" w:rsidRDefault="000251F2" w:rsidP="000251F2">
      <w:pPr>
        <w:spacing w:line="360" w:lineRule="auto"/>
        <w:jc w:val="left"/>
        <w:rPr>
          <w:rFonts w:ascii="宋体" w:hAnsi="宋体" w:cs="宋体" w:hint="eastAsia"/>
          <w:color w:val="5B9BD5" w:themeColor="accent1"/>
          <w:spacing w:val="34"/>
          <w:sz w:val="24"/>
        </w:rPr>
      </w:pPr>
      <w:r>
        <w:rPr>
          <w:rFonts w:ascii="宋体" w:hAnsi="宋体" w:cs="宋体" w:hint="eastAsia"/>
          <w:color w:val="000000" w:themeColor="text1"/>
          <w:spacing w:val="34"/>
          <w:sz w:val="24"/>
        </w:rPr>
        <w:t>根据市场化债转股在国内开展的案例总结及分析，市场化债转股项目的动因基本可以分为以下三方面：</w:t>
      </w:r>
    </w:p>
    <w:p w14:paraId="33DD0F3D" w14:textId="524B2DA8" w:rsidR="000251F2" w:rsidRDefault="002F270F" w:rsidP="000251F2">
      <w:pPr>
        <w:spacing w:line="360" w:lineRule="auto"/>
        <w:ind w:firstLineChars="200" w:firstLine="618"/>
        <w:jc w:val="left"/>
        <w:rPr>
          <w:rFonts w:ascii="宋体" w:hAnsi="宋体" w:cs="宋体" w:hint="eastAsia"/>
          <w:b/>
          <w:bCs/>
          <w:color w:val="000000" w:themeColor="text1"/>
          <w:spacing w:val="34"/>
          <w:sz w:val="24"/>
        </w:rPr>
      </w:pPr>
      <w:r>
        <w:rPr>
          <w:rFonts w:ascii="宋体" w:hAnsi="宋体" w:cs="宋体" w:hint="eastAsia"/>
          <w:b/>
          <w:bCs/>
          <w:color w:val="000000" w:themeColor="text1"/>
          <w:spacing w:val="34"/>
          <w:sz w:val="24"/>
        </w:rPr>
        <w:t>（1）</w:t>
      </w:r>
      <w:r w:rsidR="000251F2">
        <w:rPr>
          <w:rFonts w:ascii="宋体" w:hAnsi="宋体" w:cs="宋体" w:hint="eastAsia"/>
          <w:b/>
          <w:bCs/>
          <w:color w:val="000000" w:themeColor="text1"/>
          <w:spacing w:val="34"/>
          <w:sz w:val="24"/>
        </w:rPr>
        <w:t>外部环境动因</w:t>
      </w:r>
    </w:p>
    <w:p w14:paraId="429E6982" w14:textId="77777777" w:rsidR="000251F2" w:rsidRDefault="000251F2" w:rsidP="000251F2">
      <w:pPr>
        <w:spacing w:line="360" w:lineRule="auto"/>
        <w:ind w:firstLineChars="200" w:firstLine="616"/>
        <w:jc w:val="left"/>
        <w:rPr>
          <w:rFonts w:ascii="宋体" w:hAnsi="宋体" w:cs="宋体" w:hint="eastAsia"/>
          <w:b/>
          <w:bCs/>
          <w:color w:val="000000" w:themeColor="text1"/>
          <w:spacing w:val="34"/>
          <w:sz w:val="24"/>
        </w:rPr>
      </w:pPr>
      <w:r>
        <w:rPr>
          <w:rFonts w:ascii="宋体" w:hAnsi="宋体" w:cs="宋体" w:hint="eastAsia"/>
          <w:color w:val="000000" w:themeColor="text1"/>
          <w:spacing w:val="34"/>
          <w:sz w:val="24"/>
        </w:rPr>
        <w:t>电力产业作为支撑国民经济运行的基础性战略产业，兼具资本密集属性与显著周期性特征，其核心职能涵盖能源转换与输配网络建设两大领域。从供给侧结构分析，2014-2018年期间行业规模持续扩张，具体表现为全社会年发电量由 5.81万亿千瓦时增至7.11万亿千瓦时，同期发电设备总装机容量从13.6亿千瓦提升至19.0 亿千瓦。但是该阶段年度增长率却由 7.1%回落至 6.2%，这表明行业已从高速增长转入提质增效的深度调整期。尽管在清洁能源占比提升、智能电网建设等领域取得突破性进展，但在核心技术攻关及重点领域仍存在发展瓶颈，特别是涉及超临界机组、柔性直流输电等前沿技术的研发应用，仍需持续的资金投入与政策支持以缩小国际技术代差。我国电力行业正处在市场体系大革新，国家大力推动电力行业市场化，在市场化的浪潮下，华电国际也必须主动拥抱变革，需要足够的资金去化解财务风险，以稳健的经营状态去实现转型升级。市场化债转股能够在短时间内使企业快速的化解财务风险，正是华电国际在行业变革浪潮中最需要的改革方法。</w:t>
      </w:r>
    </w:p>
    <w:p w14:paraId="52426B9B" w14:textId="14016E7F" w:rsidR="000251F2" w:rsidRDefault="002F270F" w:rsidP="000251F2">
      <w:pPr>
        <w:spacing w:line="360" w:lineRule="auto"/>
        <w:ind w:firstLineChars="200" w:firstLine="618"/>
        <w:jc w:val="left"/>
        <w:rPr>
          <w:rFonts w:ascii="宋体" w:hAnsi="宋体" w:cs="宋体" w:hint="eastAsia"/>
          <w:b/>
          <w:bCs/>
          <w:color w:val="000000" w:themeColor="text1"/>
          <w:spacing w:val="34"/>
          <w:sz w:val="24"/>
        </w:rPr>
      </w:pPr>
      <w:r>
        <w:rPr>
          <w:rFonts w:ascii="宋体" w:hAnsi="宋体" w:cs="宋体" w:hint="eastAsia"/>
          <w:b/>
          <w:bCs/>
          <w:color w:val="000000" w:themeColor="text1"/>
          <w:spacing w:val="34"/>
          <w:sz w:val="24"/>
        </w:rPr>
        <w:t>（2）</w:t>
      </w:r>
      <w:r w:rsidR="000251F2">
        <w:rPr>
          <w:rFonts w:ascii="宋体" w:hAnsi="宋体" w:cs="宋体" w:hint="eastAsia"/>
          <w:b/>
          <w:bCs/>
          <w:color w:val="000000" w:themeColor="text1"/>
          <w:spacing w:val="34"/>
          <w:sz w:val="24"/>
        </w:rPr>
        <w:t>内部环境动因</w:t>
      </w:r>
    </w:p>
    <w:p w14:paraId="5926E8CE" w14:textId="77777777" w:rsidR="000251F2" w:rsidRDefault="000251F2" w:rsidP="000251F2">
      <w:pPr>
        <w:spacing w:line="360" w:lineRule="auto"/>
        <w:ind w:firstLineChars="200" w:firstLine="616"/>
        <w:jc w:val="left"/>
        <w:rPr>
          <w:rFonts w:ascii="宋体" w:hAnsi="宋体" w:cs="宋体" w:hint="eastAsia"/>
          <w:color w:val="000000" w:themeColor="text1"/>
          <w:spacing w:val="34"/>
          <w:sz w:val="24"/>
        </w:rPr>
      </w:pPr>
      <w:r>
        <w:rPr>
          <w:rFonts w:ascii="宋体" w:hAnsi="宋体" w:cs="宋体" w:hint="eastAsia"/>
          <w:color w:val="000000" w:themeColor="text1"/>
          <w:spacing w:val="34"/>
          <w:sz w:val="24"/>
        </w:rPr>
        <w:lastRenderedPageBreak/>
        <w:t>截至 2021年实施市场化债转股前，上海电力的资产负债率长期高于70%的阈值水平，其带息债务规模呈逐年递增态势。该企业持续的高杠杆运营模式对其债务偿付能力、资本筹措效能及生产运营效率形成实质性制约。作为资本密集型和强周期性行业主体，上海电力必须保持充足的资本性支出以应对动态市场需求，否则将承受双重风险压力——经营性风险与财务流动性风险隐患。在此背景下，企业亟需通过结构性调整提升风险抵御能力，有效缓释债务负担，构建可持续发展的战略保障机制。</w:t>
      </w:r>
    </w:p>
    <w:p w14:paraId="44BE1C53" w14:textId="5EDBCE3D" w:rsidR="000251F2" w:rsidRDefault="002F270F" w:rsidP="000251F2">
      <w:pPr>
        <w:spacing w:line="360" w:lineRule="auto"/>
        <w:ind w:firstLineChars="200" w:firstLine="618"/>
        <w:jc w:val="left"/>
        <w:rPr>
          <w:rFonts w:ascii="宋体" w:hAnsi="宋体" w:cs="宋体" w:hint="eastAsia"/>
          <w:b/>
          <w:bCs/>
          <w:color w:val="000000" w:themeColor="text1"/>
          <w:spacing w:val="34"/>
          <w:sz w:val="24"/>
        </w:rPr>
      </w:pPr>
      <w:r>
        <w:rPr>
          <w:rFonts w:ascii="宋体" w:hAnsi="宋体" w:cs="宋体" w:hint="eastAsia"/>
          <w:b/>
          <w:bCs/>
          <w:color w:val="000000" w:themeColor="text1"/>
          <w:spacing w:val="34"/>
          <w:sz w:val="24"/>
        </w:rPr>
        <w:t>（3）</w:t>
      </w:r>
      <w:r w:rsidR="000251F2">
        <w:rPr>
          <w:rFonts w:ascii="宋体" w:hAnsi="宋体" w:cs="宋体" w:hint="eastAsia"/>
          <w:b/>
          <w:bCs/>
          <w:color w:val="000000" w:themeColor="text1"/>
          <w:spacing w:val="34"/>
          <w:sz w:val="24"/>
        </w:rPr>
        <w:t>响应国家政策</w:t>
      </w:r>
    </w:p>
    <w:p w14:paraId="4C516ECC" w14:textId="77777777" w:rsidR="000251F2" w:rsidRDefault="000251F2" w:rsidP="000251F2">
      <w:pPr>
        <w:spacing w:line="360" w:lineRule="auto"/>
        <w:ind w:firstLineChars="200" w:firstLine="616"/>
        <w:jc w:val="left"/>
        <w:rPr>
          <w:rFonts w:ascii="宋体" w:hAnsi="宋体" w:cs="宋体" w:hint="eastAsia"/>
          <w:color w:val="000000" w:themeColor="text1"/>
          <w:spacing w:val="34"/>
          <w:sz w:val="24"/>
        </w:rPr>
      </w:pPr>
      <w:r>
        <w:rPr>
          <w:rFonts w:ascii="宋体" w:hAnsi="宋体" w:cs="宋体" w:hint="eastAsia"/>
          <w:color w:val="000000" w:themeColor="text1"/>
          <w:spacing w:val="34"/>
          <w:sz w:val="24"/>
        </w:rPr>
        <w:t>2016年1月，国务院为深化供给侧结构性改革，落实“三去一降一补”政策目标，正式颁布《关于积极稳妥降低企业杠杆率的意见》及配套文件《关于市场化银行债权转股权的指导意见》。2018年1月，国家发展改革委联合中国人民银行等七部委出台细则文件，从实施主体资质认定、操作模式创新及资金渠道拓展三个维度完善制度框架，并引导多元化金融机构参与以增强市场动能。在此政策</w:t>
      </w:r>
    </w:p>
    <w:p w14:paraId="6B146F5C" w14:textId="77777777" w:rsidR="000251F2" w:rsidRDefault="000251F2" w:rsidP="000251F2">
      <w:pPr>
        <w:spacing w:line="360" w:lineRule="auto"/>
        <w:jc w:val="left"/>
        <w:rPr>
          <w:rFonts w:ascii="宋体" w:hAnsi="宋体" w:cs="宋体" w:hint="eastAsia"/>
          <w:color w:val="000000" w:themeColor="text1"/>
          <w:spacing w:val="34"/>
          <w:sz w:val="24"/>
        </w:rPr>
      </w:pPr>
      <w:r>
        <w:rPr>
          <w:rFonts w:ascii="宋体" w:hAnsi="宋体" w:cs="宋体" w:hint="eastAsia"/>
          <w:color w:val="000000" w:themeColor="text1"/>
          <w:spacing w:val="34"/>
          <w:sz w:val="24"/>
        </w:rPr>
        <w:t>背景下，国有控股企业华电国际切实履行主体责任，通过市场化债转股路径主动优化资产负债结构，成为企业落实降杠杆政策的典型案例。</w:t>
      </w:r>
    </w:p>
    <w:p w14:paraId="264CF60F" w14:textId="77777777" w:rsidR="000251F2" w:rsidRPr="000251F2" w:rsidRDefault="000251F2">
      <w:pPr>
        <w:pStyle w:val="a3"/>
        <w:wordWrap w:val="0"/>
        <w:spacing w:line="360" w:lineRule="auto"/>
        <w:ind w:firstLineChars="142" w:firstLine="341"/>
        <w:rPr>
          <w:rFonts w:eastAsia="宋体"/>
          <w:sz w:val="24"/>
          <w:szCs w:val="24"/>
        </w:rPr>
      </w:pPr>
    </w:p>
    <w:p w14:paraId="0139C8CB" w14:textId="06E5AA92" w:rsidR="00BE38B6" w:rsidRDefault="00000000">
      <w:pPr>
        <w:spacing w:line="360" w:lineRule="auto"/>
        <w:jc w:val="left"/>
        <w:rPr>
          <w:rFonts w:ascii="黑体" w:eastAsia="黑体" w:hAnsi="黑体" w:cs="宋体" w:hint="eastAsia"/>
          <w:b/>
          <w:bCs/>
          <w:color w:val="5B9BD5" w:themeColor="accent1"/>
          <w:spacing w:val="34"/>
          <w:sz w:val="30"/>
          <w:szCs w:val="30"/>
        </w:rPr>
      </w:pPr>
      <w:r>
        <w:rPr>
          <w:rFonts w:ascii="黑体" w:eastAsia="黑体" w:hAnsi="黑体" w:cs="宋体" w:hint="eastAsia"/>
          <w:b/>
          <w:bCs/>
          <w:color w:val="000000" w:themeColor="text1"/>
          <w:spacing w:val="34"/>
          <w:sz w:val="30"/>
          <w:szCs w:val="30"/>
        </w:rPr>
        <w:t>五、我国市场化债转股</w:t>
      </w:r>
      <w:r w:rsidR="00D12DF1">
        <w:rPr>
          <w:rFonts w:ascii="黑体" w:eastAsia="黑体" w:hAnsi="黑体" w:cs="宋体" w:hint="eastAsia"/>
          <w:b/>
          <w:bCs/>
          <w:color w:val="000000" w:themeColor="text1"/>
          <w:spacing w:val="34"/>
          <w:sz w:val="30"/>
          <w:szCs w:val="30"/>
        </w:rPr>
        <w:t>实践存在的</w:t>
      </w:r>
      <w:r>
        <w:rPr>
          <w:rFonts w:ascii="黑体" w:eastAsia="黑体" w:hAnsi="黑体" w:cs="宋体" w:hint="eastAsia"/>
          <w:b/>
          <w:bCs/>
          <w:color w:val="000000" w:themeColor="text1"/>
          <w:spacing w:val="34"/>
          <w:sz w:val="30"/>
          <w:szCs w:val="30"/>
        </w:rPr>
        <w:t>问题</w:t>
      </w:r>
      <w:r w:rsidR="00D12DF1">
        <w:rPr>
          <w:rFonts w:ascii="黑体" w:eastAsia="黑体" w:hAnsi="黑体" w:cs="宋体" w:hint="eastAsia"/>
          <w:b/>
          <w:bCs/>
          <w:color w:val="000000" w:themeColor="text1"/>
          <w:spacing w:val="34"/>
          <w:sz w:val="30"/>
          <w:szCs w:val="30"/>
        </w:rPr>
        <w:t>与政策建议</w:t>
      </w:r>
    </w:p>
    <w:p w14:paraId="20D8D6F6" w14:textId="77777777" w:rsidR="00BE38B6" w:rsidRDefault="00000000">
      <w:pPr>
        <w:wordWrap w:val="0"/>
        <w:spacing w:line="360" w:lineRule="auto"/>
        <w:ind w:firstLineChars="122" w:firstLine="343"/>
        <w:jc w:val="left"/>
        <w:rPr>
          <w:rFonts w:ascii="黑体" w:eastAsia="黑体" w:hAnsi="黑体" w:cs="宋体" w:hint="eastAsia"/>
          <w:b/>
          <w:bCs/>
          <w:sz w:val="28"/>
          <w:szCs w:val="28"/>
        </w:rPr>
      </w:pPr>
      <w:r>
        <w:rPr>
          <w:rFonts w:ascii="黑体" w:eastAsia="黑体" w:hAnsi="黑体" w:cs="宋体" w:hint="eastAsia"/>
          <w:b/>
          <w:bCs/>
          <w:sz w:val="28"/>
          <w:szCs w:val="28"/>
        </w:rPr>
        <w:t>（一）现存问题</w:t>
      </w:r>
    </w:p>
    <w:p w14:paraId="39BB4C39" w14:textId="77777777" w:rsidR="00BE38B6" w:rsidRDefault="00000000">
      <w:pPr>
        <w:wordWrap w:val="0"/>
        <w:spacing w:line="360" w:lineRule="auto"/>
        <w:ind w:firstLineChars="122" w:firstLine="343"/>
        <w:jc w:val="left"/>
        <w:rPr>
          <w:rFonts w:ascii="宋体" w:hAnsi="宋体" w:cs="宋体" w:hint="eastAsia"/>
          <w:b/>
          <w:bCs/>
          <w:sz w:val="24"/>
        </w:rPr>
      </w:pPr>
      <w:r>
        <w:rPr>
          <w:rFonts w:ascii="黑体" w:eastAsia="黑体" w:hAnsi="黑体" w:cs="宋体" w:hint="eastAsia"/>
          <w:b/>
          <w:bCs/>
          <w:sz w:val="28"/>
          <w:szCs w:val="28"/>
        </w:rPr>
        <w:t>1.</w:t>
      </w:r>
      <w:r>
        <w:rPr>
          <w:rFonts w:ascii="宋体" w:hAnsi="宋体" w:cs="宋体" w:hint="eastAsia"/>
          <w:b/>
          <w:bCs/>
          <w:sz w:val="24"/>
        </w:rPr>
        <w:t>明股实债现象普遍、风险缓释作用受限</w:t>
      </w:r>
    </w:p>
    <w:p w14:paraId="6167F62B" w14:textId="77777777" w:rsidR="00BE38B6" w:rsidRDefault="00000000">
      <w:pPr>
        <w:wordWrap w:val="0"/>
        <w:spacing w:line="360" w:lineRule="auto"/>
        <w:ind w:firstLineChars="122" w:firstLine="293"/>
        <w:jc w:val="left"/>
        <w:rPr>
          <w:rFonts w:ascii="宋体" w:hAnsi="宋体" w:cs="宋体" w:hint="eastAsia"/>
          <w:sz w:val="24"/>
        </w:rPr>
      </w:pPr>
      <w:r>
        <w:rPr>
          <w:rFonts w:ascii="宋体" w:hAnsi="宋体" w:cs="宋体" w:hint="eastAsia"/>
          <w:sz w:val="24"/>
        </w:rPr>
        <w:t>在市场化债转股实践中，大量市场化债转股项目实际上是“明股实债”，即名义上是股权投资，但通过抽屉协议设定了固定的回购、保底收益等条款，本质上仍是债务。这种现象集中反映了银行债转股的决策困境：银行既想帮助企业降杠杆，又担心股权投资的损失和退出问题。上海电力作为央企子公司，其债转股方案虽然引入了工银投资等机构，但为了确保对子公司的控制权，往往通过设置回购条款或远期退出安排来吸引投资者。这种“明股实债”的操作尽管满足了银行对固定收益及安全退出的需求，但并未真正实现风险共担，企业杠杆率的下降也可能是暂时的，蕴藏了资金期</w:t>
      </w:r>
      <w:r>
        <w:rPr>
          <w:rFonts w:ascii="宋体" w:hAnsi="宋体" w:cs="宋体" w:hint="eastAsia"/>
          <w:sz w:val="24"/>
        </w:rPr>
        <w:lastRenderedPageBreak/>
        <w:t>限错配风险。</w:t>
      </w:r>
    </w:p>
    <w:p w14:paraId="6C5BAE7A" w14:textId="77777777" w:rsidR="00BE38B6" w:rsidRDefault="00000000">
      <w:pPr>
        <w:wordWrap w:val="0"/>
        <w:spacing w:line="360" w:lineRule="auto"/>
        <w:ind w:firstLineChars="122" w:firstLine="294"/>
        <w:jc w:val="left"/>
        <w:rPr>
          <w:rFonts w:ascii="宋体" w:hAnsi="宋体" w:cs="宋体" w:hint="eastAsia"/>
          <w:b/>
          <w:bCs/>
          <w:sz w:val="24"/>
        </w:rPr>
      </w:pPr>
      <w:r>
        <w:rPr>
          <w:rFonts w:ascii="宋体" w:hAnsi="宋体" w:cs="宋体" w:hint="eastAsia"/>
          <w:b/>
          <w:bCs/>
          <w:sz w:val="24"/>
        </w:rPr>
        <w:t>2.市场化债转股退出机制不健全</w:t>
      </w:r>
    </w:p>
    <w:p w14:paraId="14417CE1" w14:textId="77777777" w:rsidR="00BE38B6" w:rsidRDefault="00000000">
      <w:pPr>
        <w:wordWrap w:val="0"/>
        <w:spacing w:line="360" w:lineRule="auto"/>
        <w:ind w:firstLineChars="122" w:firstLine="293"/>
        <w:jc w:val="left"/>
        <w:rPr>
          <w:rFonts w:ascii="宋体" w:hAnsi="宋体" w:cs="宋体" w:hint="eastAsia"/>
          <w:sz w:val="24"/>
        </w:rPr>
      </w:pPr>
      <w:r>
        <w:rPr>
          <w:rFonts w:ascii="宋体" w:hAnsi="宋体" w:cs="宋体" w:hint="eastAsia"/>
          <w:sz w:val="24"/>
        </w:rPr>
        <w:t>市场化债转股要求退出也要市场化，但当前我国多层次产权交易市场还不健全，非上市股权的退出渠道十分有限。对于债转股后未能上市的企业股权，银行很难找到顺畅的转让渠道。维信诺作为非上市主体的子公司进行债转股，其退出路径更为狭窄。如果未来国显光电未能独立上市，工银投资的5亿元股权投资将面临退出难题。实践中，很多债转股项目签订合作框架后停滞不前，真正落地的少之又少，根源就在于退出机制不健全。</w:t>
      </w:r>
    </w:p>
    <w:p w14:paraId="2F606F46" w14:textId="77777777" w:rsidR="00BE38B6" w:rsidRDefault="00000000">
      <w:pPr>
        <w:wordWrap w:val="0"/>
        <w:spacing w:line="360" w:lineRule="auto"/>
        <w:ind w:firstLineChars="122" w:firstLine="294"/>
        <w:jc w:val="left"/>
        <w:rPr>
          <w:rFonts w:ascii="宋体" w:hAnsi="宋体" w:cs="宋体" w:hint="eastAsia"/>
          <w:b/>
          <w:bCs/>
          <w:sz w:val="24"/>
        </w:rPr>
      </w:pPr>
      <w:r>
        <w:rPr>
          <w:rFonts w:ascii="宋体" w:hAnsi="宋体" w:cs="宋体" w:hint="eastAsia"/>
          <w:b/>
          <w:bCs/>
          <w:sz w:val="24"/>
        </w:rPr>
        <w:t>3.</w:t>
      </w:r>
      <w:r>
        <w:rPr>
          <w:rFonts w:hint="eastAsia"/>
          <w:b/>
          <w:bCs/>
        </w:rPr>
        <w:t xml:space="preserve"> </w:t>
      </w:r>
      <w:r>
        <w:rPr>
          <w:rFonts w:ascii="宋体" w:hAnsi="宋体" w:cs="宋体" w:hint="eastAsia"/>
          <w:b/>
          <w:bCs/>
          <w:sz w:val="24"/>
        </w:rPr>
        <w:t>资金来源与期限错配</w:t>
      </w:r>
    </w:p>
    <w:p w14:paraId="2199985D" w14:textId="77777777" w:rsidR="00BE38B6" w:rsidRDefault="00000000">
      <w:pPr>
        <w:wordWrap w:val="0"/>
        <w:spacing w:line="360" w:lineRule="auto"/>
        <w:ind w:firstLineChars="122" w:firstLine="293"/>
        <w:jc w:val="left"/>
        <w:rPr>
          <w:rFonts w:ascii="宋体" w:hAnsi="宋体" w:cs="宋体" w:hint="eastAsia"/>
          <w:sz w:val="24"/>
        </w:rPr>
      </w:pPr>
      <w:r>
        <w:rPr>
          <w:rFonts w:ascii="宋体" w:hAnsi="宋体" w:cs="宋体" w:hint="eastAsia"/>
          <w:sz w:val="24"/>
        </w:rPr>
        <w:t>目前债转股的资金主要来自银行理财资金和市场化募集，但理财产品到期要偿付本息，而股权退出周期长、回报不确定，加剧了资金错配风险。同时，《商业银行资本管理办法》规定，银行被动持有股权的风险权重两年内为400%，两年后高达1250%，大大消耗了银行资本金，影响了银行积极性。工银投资参与维信诺子公司债转股，表面上与银行实现风险隔离，但穿透后仍占用工商银行的资本。对于增资方而言存在较大风险。</w:t>
      </w:r>
    </w:p>
    <w:p w14:paraId="1C76E9A6" w14:textId="77777777" w:rsidR="00BE38B6" w:rsidRDefault="00000000">
      <w:pPr>
        <w:wordWrap w:val="0"/>
        <w:spacing w:line="360" w:lineRule="auto"/>
        <w:ind w:firstLineChars="122" w:firstLine="294"/>
        <w:jc w:val="left"/>
        <w:rPr>
          <w:rFonts w:ascii="宋体" w:hAnsi="宋体" w:cs="宋体" w:hint="eastAsia"/>
          <w:b/>
          <w:bCs/>
          <w:sz w:val="24"/>
        </w:rPr>
      </w:pPr>
      <w:r>
        <w:rPr>
          <w:rFonts w:ascii="宋体" w:hAnsi="宋体" w:cs="宋体" w:hint="eastAsia"/>
          <w:b/>
          <w:bCs/>
          <w:sz w:val="24"/>
        </w:rPr>
        <w:t>5. 参与公司治理程度浅，投后管理薄弱</w:t>
      </w:r>
    </w:p>
    <w:p w14:paraId="18EE522F" w14:textId="77777777" w:rsidR="00BE38B6" w:rsidRDefault="00000000">
      <w:pPr>
        <w:wordWrap w:val="0"/>
        <w:spacing w:line="360" w:lineRule="auto"/>
        <w:ind w:firstLineChars="122" w:firstLine="293"/>
        <w:jc w:val="left"/>
        <w:rPr>
          <w:rFonts w:ascii="宋体" w:hAnsi="宋体" w:cs="宋体" w:hint="eastAsia"/>
          <w:sz w:val="24"/>
        </w:rPr>
      </w:pPr>
      <w:r>
        <w:rPr>
          <w:rFonts w:ascii="宋体" w:hAnsi="宋体" w:cs="宋体" w:hint="eastAsia"/>
          <w:sz w:val="24"/>
        </w:rPr>
        <w:t>银行作为实施主体成为股东后，本应参与转股企业决策，提升公司治理水平。但实践中，银行缺乏股权投资的管理经验和专业团队，往往只是“被动持股”，未能真正发挥优化治理的作用。上海电力债转股后，工银投资虽然成为子公司股东，但上海电力仍保持实际控制权。这种“增资不控权”的安排虽然确保了企业战略执行的统一性，但银行很难深度参与治理，与“共担风险、共促发展”的初衷有差距。</w:t>
      </w:r>
    </w:p>
    <w:p w14:paraId="09D3967E" w14:textId="77777777" w:rsidR="00BE38B6" w:rsidRDefault="00000000">
      <w:pPr>
        <w:wordWrap w:val="0"/>
        <w:spacing w:line="360" w:lineRule="auto"/>
        <w:ind w:firstLineChars="122" w:firstLine="343"/>
        <w:jc w:val="left"/>
        <w:rPr>
          <w:rFonts w:ascii="黑体" w:eastAsia="黑体" w:hAnsi="黑体" w:cs="宋体" w:hint="eastAsia"/>
          <w:b/>
          <w:bCs/>
          <w:sz w:val="28"/>
          <w:szCs w:val="28"/>
        </w:rPr>
      </w:pPr>
      <w:r>
        <w:rPr>
          <w:rFonts w:ascii="黑体" w:eastAsia="黑体" w:hAnsi="黑体" w:cs="宋体" w:hint="eastAsia"/>
          <w:b/>
          <w:bCs/>
          <w:sz w:val="28"/>
          <w:szCs w:val="28"/>
        </w:rPr>
        <w:t>（二）政策建议</w:t>
      </w:r>
    </w:p>
    <w:p w14:paraId="154102D8" w14:textId="77777777" w:rsidR="00BE38B6" w:rsidRDefault="00000000">
      <w:pPr>
        <w:pStyle w:val="a3"/>
        <w:wordWrap w:val="0"/>
        <w:spacing w:line="360" w:lineRule="auto"/>
        <w:rPr>
          <w:rFonts w:ascii="宋体" w:eastAsia="宋体" w:hAnsi="宋体" w:hint="eastAsia"/>
          <w:b/>
          <w:bCs/>
          <w:sz w:val="24"/>
          <w:szCs w:val="24"/>
        </w:rPr>
      </w:pPr>
      <w:r>
        <w:rPr>
          <w:rFonts w:ascii="宋体" w:eastAsia="宋体" w:hAnsi="宋体" w:hint="eastAsia"/>
          <w:b/>
          <w:bCs/>
          <w:sz w:val="24"/>
          <w:szCs w:val="24"/>
        </w:rPr>
        <w:t>1. 创新工具设计，推广优先股模式</w:t>
      </w:r>
    </w:p>
    <w:p w14:paraId="7A16CC3E" w14:textId="77777777" w:rsidR="00BE38B6" w:rsidRDefault="00000000">
      <w:pPr>
        <w:pStyle w:val="a3"/>
        <w:wordWrap w:val="0"/>
        <w:spacing w:line="360" w:lineRule="auto"/>
        <w:ind w:firstLineChars="142" w:firstLine="341"/>
        <w:rPr>
          <w:rFonts w:eastAsia="宋体"/>
          <w:sz w:val="24"/>
          <w:szCs w:val="24"/>
        </w:rPr>
      </w:pPr>
      <w:r>
        <w:rPr>
          <w:rFonts w:eastAsia="宋体" w:hint="eastAsia"/>
          <w:sz w:val="24"/>
          <w:szCs w:val="24"/>
        </w:rPr>
        <w:t>针对“明股实债”问题，可以借鉴转股累积优先股的设计。优先股既可有效防止企业逃废债，规避银行让僵尸企业转股的道德风险，又解决了企业暂时困难的付息压力，真正达到“救急不救僵”的效果。在维信诺这类高成长但亏损的企业中，可探索设置“可转换优先股”，约定固定股息但允许在企业盈利后转为普通股，既保障银行基础收益，又分享企业成长红利。</w:t>
      </w:r>
    </w:p>
    <w:p w14:paraId="57A65411" w14:textId="77777777" w:rsidR="00BE38B6" w:rsidRDefault="00000000">
      <w:pPr>
        <w:pStyle w:val="a3"/>
        <w:wordWrap w:val="0"/>
        <w:spacing w:line="360" w:lineRule="auto"/>
        <w:rPr>
          <w:rFonts w:ascii="宋体" w:eastAsia="宋体" w:hAnsi="宋体" w:hint="eastAsia"/>
          <w:b/>
          <w:bCs/>
          <w:sz w:val="24"/>
          <w:szCs w:val="24"/>
        </w:rPr>
      </w:pPr>
      <w:r>
        <w:rPr>
          <w:rFonts w:ascii="宋体" w:eastAsia="宋体" w:hAnsi="宋体" w:hint="eastAsia"/>
          <w:b/>
          <w:bCs/>
          <w:sz w:val="24"/>
          <w:szCs w:val="24"/>
        </w:rPr>
        <w:t>2. 健全退出机制，拓展多元化渠道</w:t>
      </w:r>
    </w:p>
    <w:p w14:paraId="22F3FF99" w14:textId="77777777" w:rsidR="00BE38B6" w:rsidRDefault="00000000">
      <w:pPr>
        <w:pStyle w:val="a3"/>
        <w:wordWrap w:val="0"/>
        <w:spacing w:line="360" w:lineRule="auto"/>
        <w:ind w:firstLineChars="142" w:firstLine="341"/>
        <w:rPr>
          <w:rFonts w:eastAsia="宋体"/>
          <w:sz w:val="24"/>
          <w:szCs w:val="24"/>
        </w:rPr>
      </w:pPr>
      <w:r>
        <w:rPr>
          <w:rFonts w:eastAsia="宋体" w:hint="eastAsia"/>
          <w:sz w:val="24"/>
          <w:szCs w:val="24"/>
        </w:rPr>
        <w:lastRenderedPageBreak/>
        <w:t>建议建立债转股企业股权交易市场，专门进行债转股股权的交易。同时，可将处置期由</w:t>
      </w:r>
      <w:r>
        <w:rPr>
          <w:rFonts w:eastAsia="宋体" w:hint="eastAsia"/>
          <w:sz w:val="24"/>
          <w:szCs w:val="24"/>
        </w:rPr>
        <w:t>2</w:t>
      </w:r>
      <w:r>
        <w:rPr>
          <w:rFonts w:eastAsia="宋体" w:hint="eastAsia"/>
          <w:sz w:val="24"/>
          <w:szCs w:val="24"/>
        </w:rPr>
        <w:t>年延长至</w:t>
      </w:r>
      <w:r>
        <w:rPr>
          <w:rFonts w:eastAsia="宋体" w:hint="eastAsia"/>
          <w:sz w:val="24"/>
          <w:szCs w:val="24"/>
        </w:rPr>
        <w:t>5</w:t>
      </w:r>
      <w:r>
        <w:rPr>
          <w:rFonts w:eastAsia="宋体" w:hint="eastAsia"/>
          <w:sz w:val="24"/>
          <w:szCs w:val="24"/>
        </w:rPr>
        <w:t>年，与实际处置周期更加契合。对于维信诺这类科技企业，可探索通过科创板、创业板上市退出，或在投资协议中设置大股东回购条款对于上海电力这类成熟企业，可考虑通过资产证券化、向第三方转让等方式退出。</w:t>
      </w:r>
      <w:r>
        <w:rPr>
          <w:rFonts w:eastAsia="宋体" w:hint="eastAsia"/>
          <w:sz w:val="24"/>
          <w:szCs w:val="24"/>
        </w:rPr>
        <w:t xml:space="preserve"> </w:t>
      </w:r>
      <w:r>
        <w:rPr>
          <w:rFonts w:eastAsia="宋体" w:hint="eastAsia"/>
          <w:sz w:val="24"/>
          <w:szCs w:val="24"/>
        </w:rPr>
        <w:t>加快区域性股权交易市场建设，探索债转股股权挂牌交易模式</w:t>
      </w:r>
    </w:p>
    <w:p w14:paraId="05A147E2" w14:textId="77777777" w:rsidR="00BE38B6" w:rsidRDefault="00000000">
      <w:pPr>
        <w:pStyle w:val="a3"/>
        <w:wordWrap w:val="0"/>
        <w:spacing w:line="360" w:lineRule="auto"/>
        <w:rPr>
          <w:rFonts w:ascii="宋体" w:eastAsia="宋体" w:hAnsi="宋体" w:hint="eastAsia"/>
          <w:b/>
          <w:bCs/>
          <w:sz w:val="24"/>
          <w:szCs w:val="24"/>
        </w:rPr>
      </w:pPr>
      <w:r>
        <w:rPr>
          <w:rFonts w:ascii="宋体" w:eastAsia="宋体" w:hAnsi="宋体" w:hint="eastAsia"/>
          <w:b/>
          <w:bCs/>
          <w:sz w:val="24"/>
          <w:szCs w:val="24"/>
        </w:rPr>
        <w:t>3. 优化资本计量政策，降低银行成本</w:t>
      </w:r>
    </w:p>
    <w:p w14:paraId="174F5E87" w14:textId="77777777" w:rsidR="00BE38B6" w:rsidRDefault="00000000">
      <w:pPr>
        <w:pStyle w:val="a3"/>
        <w:wordWrap w:val="0"/>
        <w:spacing w:line="360" w:lineRule="auto"/>
        <w:ind w:firstLineChars="142" w:firstLine="341"/>
        <w:rPr>
          <w:rFonts w:eastAsia="宋体"/>
          <w:sz w:val="24"/>
          <w:szCs w:val="24"/>
        </w:rPr>
      </w:pPr>
      <w:r>
        <w:rPr>
          <w:rFonts w:eastAsia="宋体" w:hint="eastAsia"/>
          <w:sz w:val="24"/>
          <w:szCs w:val="24"/>
        </w:rPr>
        <w:t>建议调整债转股资本计提监管标准，降低商业银行对市场化债转股的风险权重，或者与金融资产管理公司标准相同，给予符合条件的特定企业适当的风险权重折扣。同时，可通过定向降准、央行再贷款、财政贴息等方式，支持商业银行获得低成本资金。</w:t>
      </w:r>
    </w:p>
    <w:p w14:paraId="5AEA2813" w14:textId="77777777" w:rsidR="00BE38B6" w:rsidRDefault="00000000">
      <w:pPr>
        <w:pStyle w:val="a3"/>
        <w:wordWrap w:val="0"/>
        <w:spacing w:line="360" w:lineRule="auto"/>
        <w:rPr>
          <w:rFonts w:ascii="宋体" w:eastAsia="宋体" w:hAnsi="宋体" w:hint="eastAsia"/>
          <w:b/>
          <w:bCs/>
          <w:sz w:val="24"/>
          <w:szCs w:val="24"/>
        </w:rPr>
      </w:pPr>
      <w:r>
        <w:rPr>
          <w:rFonts w:ascii="宋体" w:eastAsia="宋体" w:hAnsi="宋体" w:hint="eastAsia"/>
          <w:b/>
          <w:bCs/>
          <w:sz w:val="24"/>
          <w:szCs w:val="24"/>
        </w:rPr>
        <w:t>4. 强化投后管理，提升治理参与度</w:t>
      </w:r>
    </w:p>
    <w:p w14:paraId="6410423B" w14:textId="77777777" w:rsidR="00BE38B6" w:rsidRDefault="00000000">
      <w:pPr>
        <w:pStyle w:val="a3"/>
        <w:wordWrap w:val="0"/>
        <w:spacing w:line="360" w:lineRule="auto"/>
        <w:ind w:firstLineChars="142" w:firstLine="341"/>
        <w:rPr>
          <w:rFonts w:eastAsia="宋体"/>
          <w:sz w:val="24"/>
          <w:szCs w:val="24"/>
        </w:rPr>
      </w:pPr>
      <w:r>
        <w:rPr>
          <w:rFonts w:eastAsia="宋体" w:hint="eastAsia"/>
          <w:sz w:val="24"/>
          <w:szCs w:val="24"/>
        </w:rPr>
        <w:t>银行应建立专业的股权投资团队，通过向被投企业派驻董事、参与重大决策等方式，真正发挥股东作用。如工商银行对中原金太阳的债转股案例中，私募基金获得董事提名权，协助企业完善公司治理，推动企业从规模扩张转向效益优先。这种模式值得在上海电力、维信诺等项目中推广。</w:t>
      </w:r>
    </w:p>
    <w:p w14:paraId="5EC9CFC3" w14:textId="77777777" w:rsidR="00BE38B6" w:rsidRDefault="00000000">
      <w:pPr>
        <w:widowControl/>
        <w:wordWrap w:val="0"/>
        <w:jc w:val="left"/>
        <w:rPr>
          <w:rFonts w:ascii="宋体" w:cs="宋体"/>
          <w:kern w:val="0"/>
          <w:sz w:val="24"/>
        </w:rPr>
      </w:pPr>
      <w:r>
        <w:rPr>
          <w:rFonts w:ascii="宋体" w:cs="宋体"/>
          <w:kern w:val="0"/>
          <w:sz w:val="24"/>
        </w:rPr>
        <w:br w:type="page"/>
      </w:r>
    </w:p>
    <w:p w14:paraId="7F344F1E" w14:textId="77777777" w:rsidR="00BE38B6" w:rsidRDefault="00000000">
      <w:pPr>
        <w:pStyle w:val="1"/>
        <w:wordWrap w:val="0"/>
        <w:spacing w:before="0" w:after="0" w:line="360" w:lineRule="auto"/>
        <w:jc w:val="center"/>
        <w:rPr>
          <w:rFonts w:ascii="黑体" w:eastAsia="黑体" w:hAnsi="黑体" w:hint="eastAsia"/>
          <w:b w:val="0"/>
          <w:bCs w:val="0"/>
          <w:sz w:val="30"/>
          <w:szCs w:val="30"/>
        </w:rPr>
      </w:pPr>
      <w:bookmarkStart w:id="65" w:name="_Toc124154338"/>
      <w:bookmarkStart w:id="66" w:name="_Toc6854"/>
      <w:r>
        <w:rPr>
          <w:rFonts w:ascii="黑体" w:eastAsia="黑体" w:hAnsi="黑体" w:hint="eastAsia"/>
          <w:b w:val="0"/>
          <w:bCs w:val="0"/>
          <w:sz w:val="30"/>
          <w:szCs w:val="30"/>
        </w:rPr>
        <w:lastRenderedPageBreak/>
        <w:t>参考文献</w:t>
      </w:r>
      <w:bookmarkEnd w:id="65"/>
      <w:bookmarkEnd w:id="66"/>
    </w:p>
    <w:p w14:paraId="3B9557EF" w14:textId="10807E1C" w:rsidR="00D74BBD" w:rsidRPr="00D74BBD" w:rsidRDefault="00D74BBD" w:rsidP="00D74BBD">
      <w:r>
        <w:rPr>
          <w:rFonts w:ascii="宋体" w:hAnsi="宋体" w:cs="宋体"/>
          <w:sz w:val="24"/>
        </w:rPr>
        <w:t>[1]</w:t>
      </w:r>
      <w:r>
        <w:rPr>
          <w:rFonts w:ascii="宋体" w:hAnsi="宋体" w:cs="宋体" w:hint="eastAsia"/>
          <w:sz w:val="24"/>
        </w:rPr>
        <w:t>国务院.国务院关于积极稳妥降低企业杠杆率的意见</w:t>
      </w:r>
      <w:r>
        <w:rPr>
          <w:rFonts w:ascii="宋体" w:hAnsi="宋体" w:cs="宋体"/>
          <w:sz w:val="24"/>
        </w:rPr>
        <w:t>[</w:t>
      </w:r>
      <w:r>
        <w:rPr>
          <w:rFonts w:ascii="宋体" w:hAnsi="宋体" w:cs="宋体" w:hint="eastAsia"/>
          <w:sz w:val="24"/>
        </w:rPr>
        <w:t>A</w:t>
      </w:r>
      <w:r>
        <w:rPr>
          <w:rFonts w:ascii="宋体" w:hAnsi="宋体" w:cs="宋体"/>
          <w:sz w:val="24"/>
        </w:rPr>
        <w:t>]</w:t>
      </w:r>
      <w:r>
        <w:rPr>
          <w:rFonts w:ascii="宋体" w:hAnsi="宋体" w:cs="宋体" w:hint="eastAsia"/>
          <w:sz w:val="24"/>
        </w:rPr>
        <w:t>.国发</w:t>
      </w:r>
      <w:r>
        <w:rPr>
          <w:rFonts w:ascii="宋体" w:hAnsi="宋体" w:cs="宋体"/>
          <w:sz w:val="24"/>
        </w:rPr>
        <w:t>[</w:t>
      </w:r>
      <w:r>
        <w:rPr>
          <w:rFonts w:ascii="宋体" w:hAnsi="宋体" w:cs="宋体" w:hint="eastAsia"/>
          <w:sz w:val="24"/>
        </w:rPr>
        <w:t>2016</w:t>
      </w:r>
      <w:r>
        <w:rPr>
          <w:rFonts w:ascii="宋体" w:hAnsi="宋体" w:cs="宋体"/>
          <w:sz w:val="24"/>
        </w:rPr>
        <w:t>]</w:t>
      </w:r>
      <w:r>
        <w:rPr>
          <w:rFonts w:ascii="宋体" w:hAnsi="宋体" w:cs="宋体" w:hint="eastAsia"/>
          <w:sz w:val="24"/>
        </w:rPr>
        <w:t>54号,2016</w:t>
      </w:r>
    </w:p>
    <w:p w14:paraId="14CC2597" w14:textId="77777777" w:rsidR="00BE38B6" w:rsidRDefault="00000000">
      <w:pPr>
        <w:widowControl/>
        <w:wordWrap w:val="0"/>
        <w:spacing w:line="360" w:lineRule="auto"/>
        <w:jc w:val="left"/>
        <w:rPr>
          <w:rFonts w:ascii="宋体" w:hAnsi="宋体" w:hint="eastAsia"/>
          <w:bCs/>
          <w:sz w:val="24"/>
        </w:rPr>
      </w:pPr>
      <w:bookmarkStart w:id="67" w:name="OLE_LINK32"/>
      <w:r>
        <w:rPr>
          <w:rFonts w:ascii="宋体" w:hAnsi="宋体" w:hint="eastAsia"/>
          <w:bCs/>
          <w:sz w:val="24"/>
        </w:rPr>
        <w:t>[1] 吴涛，杨渝镜，彭宇亭.差异化债转股模式的效应比较与现实启示[J].金融理论与实践，2022,3(03):74-86.</w:t>
      </w:r>
    </w:p>
    <w:p w14:paraId="76CAD6B6" w14:textId="77777777" w:rsidR="00BE38B6" w:rsidRDefault="00000000">
      <w:pPr>
        <w:widowControl/>
        <w:wordWrap w:val="0"/>
        <w:spacing w:line="360" w:lineRule="auto"/>
        <w:jc w:val="left"/>
        <w:rPr>
          <w:rFonts w:ascii="宋体" w:hAnsi="宋体" w:hint="eastAsia"/>
          <w:bCs/>
          <w:sz w:val="24"/>
        </w:rPr>
      </w:pPr>
      <w:r>
        <w:rPr>
          <w:rFonts w:ascii="宋体" w:hAnsi="宋体" w:hint="eastAsia"/>
          <w:bCs/>
          <w:sz w:val="24"/>
        </w:rPr>
        <w:t>[2]郑志来.供给侧结构性改革、股权融资与债转股研究[J].经济与管理,2017,31(06):29-34.</w:t>
      </w:r>
    </w:p>
    <w:p w14:paraId="5E9C018C" w14:textId="77777777" w:rsidR="00BE38B6" w:rsidRDefault="00000000">
      <w:pPr>
        <w:widowControl/>
        <w:wordWrap w:val="0"/>
        <w:spacing w:line="360" w:lineRule="auto"/>
        <w:jc w:val="left"/>
        <w:rPr>
          <w:rFonts w:ascii="宋体" w:hAnsi="宋体" w:hint="eastAsia"/>
          <w:bCs/>
          <w:sz w:val="24"/>
        </w:rPr>
      </w:pPr>
      <w:r>
        <w:rPr>
          <w:rFonts w:ascii="宋体" w:hAnsi="宋体" w:hint="eastAsia"/>
          <w:bCs/>
          <w:sz w:val="24"/>
        </w:rPr>
        <w:t>[3] 易华, 开展市场化债转股业务的思考[J].中国金融，2022,22(11):91-92.</w:t>
      </w:r>
    </w:p>
    <w:p w14:paraId="21F43466" w14:textId="77777777" w:rsidR="00BE38B6" w:rsidRDefault="00000000">
      <w:pPr>
        <w:widowControl/>
        <w:wordWrap w:val="0"/>
        <w:spacing w:line="360" w:lineRule="auto"/>
        <w:jc w:val="left"/>
        <w:rPr>
          <w:rFonts w:ascii="宋体" w:hAnsi="宋体" w:hint="eastAsia"/>
          <w:bCs/>
          <w:sz w:val="24"/>
        </w:rPr>
      </w:pPr>
      <w:r>
        <w:rPr>
          <w:rFonts w:ascii="宋体" w:hAnsi="宋体" w:hint="eastAsia"/>
          <w:bCs/>
          <w:sz w:val="24"/>
        </w:rPr>
        <w:t>[4] 周玉笛.基于“两步走”模式的市场化债转股研究——以中国重工为例[J]财会通讯，2021，24(12):77-81.</w:t>
      </w:r>
    </w:p>
    <w:p w14:paraId="308AED0B" w14:textId="77777777" w:rsidR="00BE38B6" w:rsidRDefault="00000000">
      <w:pPr>
        <w:widowControl/>
        <w:wordWrap w:val="0"/>
        <w:spacing w:line="360" w:lineRule="auto"/>
        <w:jc w:val="left"/>
        <w:rPr>
          <w:rFonts w:ascii="宋体" w:hAnsi="宋体" w:hint="eastAsia"/>
          <w:bCs/>
          <w:sz w:val="24"/>
        </w:rPr>
      </w:pPr>
      <w:r>
        <w:rPr>
          <w:rFonts w:ascii="宋体" w:hAnsi="宋体" w:hint="eastAsia"/>
          <w:bCs/>
          <w:sz w:val="24"/>
        </w:rPr>
        <w:t>[5] 吴涛，唐德红，杨继瑞.地方政府债务风险化解的主要模式：特征、困境与破解[J].金融理论与实践，2021,5(05):28-41.</w:t>
      </w:r>
    </w:p>
    <w:p w14:paraId="20CDDC84" w14:textId="77777777" w:rsidR="009A1F18" w:rsidRPr="009A1F18" w:rsidRDefault="009A1F18" w:rsidP="009A1F18">
      <w:pPr>
        <w:widowControl/>
        <w:wordWrap w:val="0"/>
        <w:spacing w:line="360" w:lineRule="auto"/>
        <w:jc w:val="left"/>
        <w:rPr>
          <w:rFonts w:ascii="宋体" w:hAnsi="宋体" w:hint="eastAsia"/>
          <w:bCs/>
          <w:sz w:val="24"/>
        </w:rPr>
      </w:pPr>
      <w:r w:rsidRPr="009A1F18">
        <w:rPr>
          <w:rFonts w:ascii="宋体" w:hAnsi="宋体" w:hint="eastAsia"/>
          <w:bCs/>
          <w:sz w:val="24"/>
        </w:rPr>
        <w:t>[10] 刘莹, 刘琪.基于 SWOT 分析法的企业债转股案例研究[J].冶金财会, 2023, 42(02):10-14.</w:t>
      </w:r>
    </w:p>
    <w:p w14:paraId="1491652F" w14:textId="77777777" w:rsidR="009A1F18" w:rsidRPr="009A1F18" w:rsidRDefault="009A1F18" w:rsidP="009A1F18">
      <w:pPr>
        <w:widowControl/>
        <w:wordWrap w:val="0"/>
        <w:spacing w:line="360" w:lineRule="auto"/>
        <w:jc w:val="left"/>
        <w:rPr>
          <w:rFonts w:ascii="宋体" w:hAnsi="宋体" w:hint="eastAsia"/>
          <w:bCs/>
          <w:sz w:val="24"/>
        </w:rPr>
      </w:pPr>
      <w:r w:rsidRPr="009A1F18">
        <w:rPr>
          <w:rFonts w:ascii="宋体" w:hAnsi="宋体" w:hint="eastAsia"/>
          <w:bCs/>
          <w:sz w:val="24"/>
        </w:rPr>
        <w:t>[11] 王世琼, 路立敏.市场化债转股的实行模式与效果分析[J].全国流通经济,2022(03):92-94.</w:t>
      </w:r>
    </w:p>
    <w:p w14:paraId="28E37C84" w14:textId="77777777" w:rsidR="009A1F18" w:rsidRPr="009A1F18" w:rsidRDefault="009A1F18" w:rsidP="009A1F18">
      <w:pPr>
        <w:widowControl/>
        <w:wordWrap w:val="0"/>
        <w:spacing w:line="360" w:lineRule="auto"/>
        <w:jc w:val="left"/>
        <w:rPr>
          <w:rFonts w:ascii="宋体" w:hAnsi="宋体" w:hint="eastAsia"/>
          <w:bCs/>
          <w:sz w:val="24"/>
        </w:rPr>
      </w:pPr>
      <w:r w:rsidRPr="009A1F18">
        <w:rPr>
          <w:rFonts w:ascii="宋体" w:hAnsi="宋体" w:hint="eastAsia"/>
          <w:bCs/>
          <w:sz w:val="24"/>
        </w:rPr>
        <w:t>[12] 吕刚.市场化债转股在企业中的应用实践[J].现代商业, 2023(09):124-127.</w:t>
      </w:r>
    </w:p>
    <w:p w14:paraId="5A8ACAAA" w14:textId="49C6FD5B" w:rsidR="009A1F18" w:rsidRPr="009A1F18" w:rsidRDefault="009A1F18" w:rsidP="009A1F18">
      <w:pPr>
        <w:widowControl/>
        <w:wordWrap w:val="0"/>
        <w:spacing w:line="360" w:lineRule="auto"/>
        <w:jc w:val="left"/>
        <w:rPr>
          <w:rFonts w:ascii="宋体" w:hAnsi="宋体" w:hint="eastAsia"/>
          <w:bCs/>
          <w:sz w:val="24"/>
        </w:rPr>
      </w:pPr>
      <w:r w:rsidRPr="009A1F18">
        <w:rPr>
          <w:rFonts w:ascii="宋体" w:hAnsi="宋体" w:hint="eastAsia"/>
          <w:bCs/>
          <w:sz w:val="24"/>
        </w:rPr>
        <w:t>[13] 王建新, 罗志恒. 债转股:去杠杆、防风险与国企改革的抓手——新一轮债转股与 1999 年之比较[J].中国总会计师， 2017(02):41-43.</w:t>
      </w:r>
    </w:p>
    <w:p w14:paraId="198DC46F" w14:textId="77777777" w:rsidR="009A1F18" w:rsidRPr="009A1F18" w:rsidRDefault="009A1F18" w:rsidP="009A1F18">
      <w:pPr>
        <w:widowControl/>
        <w:wordWrap w:val="0"/>
        <w:spacing w:line="360" w:lineRule="auto"/>
        <w:jc w:val="left"/>
        <w:rPr>
          <w:rFonts w:ascii="宋体" w:hAnsi="宋体" w:hint="eastAsia"/>
          <w:bCs/>
          <w:sz w:val="24"/>
        </w:rPr>
      </w:pPr>
      <w:r w:rsidRPr="009A1F18">
        <w:rPr>
          <w:rFonts w:ascii="宋体" w:hAnsi="宋体" w:hint="eastAsia"/>
          <w:bCs/>
          <w:sz w:val="24"/>
        </w:rPr>
        <w:t>[14] 李健.市场化债转股的运作模式、实施困境与改革路径研究</w:t>
      </w:r>
      <w:bookmarkStart w:id="68" w:name="OLE_LINK25"/>
      <w:r w:rsidRPr="009A1F18">
        <w:rPr>
          <w:rFonts w:ascii="宋体" w:hAnsi="宋体" w:hint="eastAsia"/>
          <w:bCs/>
          <w:sz w:val="24"/>
        </w:rPr>
        <w:t>[J]</w:t>
      </w:r>
      <w:bookmarkEnd w:id="68"/>
      <w:r w:rsidRPr="009A1F18">
        <w:rPr>
          <w:rFonts w:ascii="宋体" w:hAnsi="宋体" w:hint="eastAsia"/>
          <w:bCs/>
          <w:sz w:val="24"/>
        </w:rPr>
        <w:t>.金融监管研究, 2018(07):16-32.</w:t>
      </w:r>
    </w:p>
    <w:p w14:paraId="46FB5532" w14:textId="4FB31AD2" w:rsidR="00FD6E43" w:rsidRDefault="009A1F18" w:rsidP="009A1F18">
      <w:pPr>
        <w:widowControl/>
        <w:wordWrap w:val="0"/>
        <w:spacing w:line="360" w:lineRule="auto"/>
        <w:jc w:val="left"/>
        <w:rPr>
          <w:rFonts w:ascii="宋体" w:hAnsi="宋体" w:hint="eastAsia"/>
          <w:bCs/>
          <w:sz w:val="24"/>
        </w:rPr>
      </w:pPr>
      <w:r w:rsidRPr="009A1F18">
        <w:rPr>
          <w:rFonts w:ascii="宋体" w:hAnsi="宋体" w:hint="eastAsia"/>
          <w:bCs/>
          <w:sz w:val="24"/>
        </w:rPr>
        <w:t>[15] 周玉笛.基于“两步走”模式的市场化债转股研究——以中国重工为例[J].财会通讯, 2021(24):77-81.</w:t>
      </w:r>
    </w:p>
    <w:p w14:paraId="5F2E301E" w14:textId="77777777" w:rsidR="00BE38B6" w:rsidRDefault="00000000">
      <w:pPr>
        <w:widowControl/>
        <w:wordWrap w:val="0"/>
        <w:spacing w:line="360" w:lineRule="auto"/>
        <w:jc w:val="left"/>
        <w:rPr>
          <w:rFonts w:ascii="宋体" w:hAnsi="宋体" w:hint="eastAsia"/>
          <w:bCs/>
          <w:sz w:val="24"/>
        </w:rPr>
      </w:pPr>
      <w:r>
        <w:rPr>
          <w:rFonts w:ascii="宋体" w:hAnsi="宋体" w:hint="eastAsia"/>
          <w:bCs/>
          <w:sz w:val="24"/>
        </w:rPr>
        <w:t>[8] Roberts M R, Leary M T. Do Firms Rebalance Their Capital Structures[J]. Journalof Finance，2005,7(07):575-619.</w:t>
      </w:r>
    </w:p>
    <w:p w14:paraId="09F8D45B" w14:textId="77777777" w:rsidR="00BE38B6" w:rsidRDefault="00000000">
      <w:pPr>
        <w:widowControl/>
        <w:wordWrap w:val="0"/>
        <w:spacing w:line="360" w:lineRule="auto"/>
        <w:jc w:val="left"/>
        <w:rPr>
          <w:rFonts w:ascii="宋体" w:hAnsi="宋体" w:hint="eastAsia"/>
          <w:bCs/>
          <w:sz w:val="24"/>
        </w:rPr>
      </w:pPr>
      <w:r>
        <w:rPr>
          <w:rFonts w:ascii="宋体" w:hAnsi="宋体" w:hint="eastAsia"/>
          <w:bCs/>
          <w:sz w:val="24"/>
        </w:rPr>
        <w:t>[9] Routledge J, Gadenne D. Financial Distress, Reorganization and Corporate Performance[J]. Accounting &amp; Finance, 2000,3(03):233-259.</w:t>
      </w:r>
    </w:p>
    <w:p w14:paraId="29F7584A" w14:textId="77777777" w:rsidR="00BE38B6" w:rsidRDefault="00000000">
      <w:pPr>
        <w:widowControl/>
        <w:wordWrap w:val="0"/>
        <w:spacing w:line="360" w:lineRule="auto"/>
        <w:jc w:val="left"/>
        <w:rPr>
          <w:rFonts w:ascii="宋体" w:hAnsi="宋体" w:hint="eastAsia"/>
          <w:bCs/>
          <w:sz w:val="24"/>
        </w:rPr>
      </w:pPr>
      <w:r>
        <w:rPr>
          <w:rFonts w:ascii="宋体" w:hAnsi="宋体" w:hint="eastAsia"/>
          <w:bCs/>
          <w:sz w:val="24"/>
        </w:rPr>
        <w:t>[10] 李曜，谷文臣.债转股的财富效应和企业绩效变化[J].财经研究，2020,46(07):107-121.</w:t>
      </w:r>
    </w:p>
    <w:p w14:paraId="1102CF53" w14:textId="77777777" w:rsidR="00BE38B6" w:rsidRDefault="00000000">
      <w:pPr>
        <w:widowControl/>
        <w:wordWrap w:val="0"/>
        <w:spacing w:line="360" w:lineRule="auto"/>
        <w:jc w:val="left"/>
        <w:rPr>
          <w:rFonts w:ascii="宋体" w:hAnsi="宋体" w:hint="eastAsia"/>
          <w:bCs/>
          <w:sz w:val="24"/>
        </w:rPr>
      </w:pPr>
      <w:r>
        <w:rPr>
          <w:rFonts w:ascii="宋体" w:hAnsi="宋体" w:hint="eastAsia"/>
          <w:bCs/>
          <w:sz w:val="24"/>
        </w:rPr>
        <w:t>[11]段方园.A公司市场化债转股对企业绩效影响研究[J].商业文化，2021,6(02)：32-33.</w:t>
      </w:r>
    </w:p>
    <w:p w14:paraId="33D85EB9" w14:textId="77777777" w:rsidR="00BE38B6" w:rsidRDefault="00000000">
      <w:pPr>
        <w:widowControl/>
        <w:wordWrap w:val="0"/>
        <w:spacing w:line="360" w:lineRule="auto"/>
        <w:jc w:val="left"/>
        <w:rPr>
          <w:rFonts w:ascii="宋体" w:hAnsi="宋体" w:hint="eastAsia"/>
          <w:bCs/>
          <w:sz w:val="24"/>
        </w:rPr>
      </w:pPr>
      <w:r>
        <w:rPr>
          <w:rFonts w:ascii="宋体" w:hAnsi="宋体" w:hint="eastAsia"/>
          <w:bCs/>
          <w:sz w:val="24"/>
        </w:rPr>
        <w:lastRenderedPageBreak/>
        <w:t>[12] 唐玉兰, 黄倩怡.市场化债转股对企业绩效与企业杠杆率的影响[J].湖南工业大学学报（社会科学版)，2021,26(05):20-28.</w:t>
      </w:r>
    </w:p>
    <w:p w14:paraId="0EB6A232" w14:textId="77777777" w:rsidR="00BE38B6" w:rsidRDefault="00000000">
      <w:pPr>
        <w:widowControl/>
        <w:wordWrap w:val="0"/>
        <w:spacing w:line="360" w:lineRule="auto"/>
        <w:jc w:val="left"/>
        <w:rPr>
          <w:rFonts w:ascii="宋体" w:hAnsi="宋体" w:hint="eastAsia"/>
          <w:bCs/>
          <w:sz w:val="24"/>
        </w:rPr>
      </w:pPr>
      <w:r>
        <w:rPr>
          <w:rFonts w:ascii="宋体" w:hAnsi="宋体" w:hint="eastAsia"/>
          <w:bCs/>
          <w:sz w:val="24"/>
        </w:rPr>
        <w:t>[13]朱曼.市场化债转股的股权价值评估研究[J].中国资产评估，2022,11(11):39-43.</w:t>
      </w:r>
    </w:p>
    <w:p w14:paraId="0F791A7B" w14:textId="77777777" w:rsidR="00BE38B6" w:rsidRDefault="00000000">
      <w:pPr>
        <w:widowControl/>
        <w:wordWrap w:val="0"/>
        <w:spacing w:line="360" w:lineRule="auto"/>
        <w:jc w:val="left"/>
        <w:rPr>
          <w:rFonts w:ascii="宋体" w:hAnsi="宋体" w:hint="eastAsia"/>
          <w:bCs/>
          <w:sz w:val="24"/>
        </w:rPr>
      </w:pPr>
      <w:r>
        <w:rPr>
          <w:rFonts w:ascii="宋体" w:hAnsi="宋体" w:hint="eastAsia"/>
          <w:bCs/>
          <w:sz w:val="24"/>
        </w:rPr>
        <w:t>[14] 夏秀芳，董心湄.国有企业市场化债转股效果研究——以山东路桥为例[J].商业会计，2023,8(04):38-43.</w:t>
      </w:r>
    </w:p>
    <w:p w14:paraId="33F98AA5" w14:textId="77777777" w:rsidR="00BE38B6" w:rsidRDefault="00000000">
      <w:pPr>
        <w:widowControl/>
        <w:wordWrap w:val="0"/>
        <w:spacing w:line="360" w:lineRule="auto"/>
        <w:jc w:val="left"/>
        <w:rPr>
          <w:rFonts w:ascii="宋体" w:hAnsi="宋体" w:hint="eastAsia"/>
          <w:bCs/>
          <w:sz w:val="24"/>
        </w:rPr>
      </w:pPr>
      <w:r>
        <w:rPr>
          <w:rFonts w:ascii="宋体" w:hAnsi="宋体" w:hint="eastAsia"/>
          <w:bCs/>
          <w:sz w:val="24"/>
        </w:rPr>
        <w:t>[15] 张雪莹，孔晓冉.从围观到入场:市场化债转股与企业现金股利政策[J].财经科学，2023, 2(02):28-40.</w:t>
      </w:r>
    </w:p>
    <w:p w14:paraId="0748AAFF" w14:textId="77777777" w:rsidR="00BE38B6" w:rsidRDefault="00BE38B6">
      <w:pPr>
        <w:widowControl/>
        <w:wordWrap w:val="0"/>
        <w:spacing w:line="360" w:lineRule="auto"/>
        <w:jc w:val="left"/>
        <w:rPr>
          <w:rFonts w:ascii="宋体" w:hAnsi="宋体" w:hint="eastAsia"/>
          <w:bCs/>
          <w:sz w:val="24"/>
        </w:rPr>
      </w:pPr>
    </w:p>
    <w:bookmarkEnd w:id="67"/>
    <w:p w14:paraId="08D8E290" w14:textId="77777777" w:rsidR="00BE38B6" w:rsidRDefault="00000000">
      <w:pPr>
        <w:widowControl/>
        <w:wordWrap w:val="0"/>
        <w:jc w:val="left"/>
        <w:rPr>
          <w:rFonts w:eastAsiaTheme="minorEastAsia"/>
          <w:bCs/>
          <w:sz w:val="24"/>
        </w:rPr>
      </w:pPr>
      <w:r>
        <w:rPr>
          <w:rFonts w:eastAsiaTheme="minorEastAsia"/>
          <w:bCs/>
          <w:sz w:val="24"/>
        </w:rPr>
        <w:br w:type="page"/>
      </w:r>
    </w:p>
    <w:p w14:paraId="037850EF" w14:textId="77777777" w:rsidR="00BE38B6" w:rsidRDefault="00000000">
      <w:pPr>
        <w:pStyle w:val="1"/>
        <w:wordWrap w:val="0"/>
        <w:spacing w:before="0" w:after="0" w:line="360" w:lineRule="auto"/>
        <w:jc w:val="center"/>
        <w:rPr>
          <w:rFonts w:ascii="黑体" w:eastAsia="黑体" w:hAnsi="黑体" w:hint="eastAsia"/>
          <w:b w:val="0"/>
          <w:bCs w:val="0"/>
          <w:sz w:val="30"/>
          <w:szCs w:val="30"/>
        </w:rPr>
      </w:pPr>
      <w:bookmarkStart w:id="69" w:name="_Toc27816"/>
      <w:bookmarkStart w:id="70" w:name="_Toc124154339"/>
      <w:r>
        <w:rPr>
          <w:rFonts w:ascii="黑体" w:eastAsia="黑体" w:hAnsi="黑体" w:hint="eastAsia"/>
          <w:b w:val="0"/>
          <w:bCs w:val="0"/>
          <w:sz w:val="30"/>
          <w:szCs w:val="30"/>
        </w:rPr>
        <w:lastRenderedPageBreak/>
        <w:t>谢辞</w:t>
      </w:r>
      <w:bookmarkEnd w:id="69"/>
      <w:bookmarkEnd w:id="70"/>
    </w:p>
    <w:p w14:paraId="39C59127" w14:textId="77777777" w:rsidR="00BE38B6" w:rsidRDefault="00000000">
      <w:pPr>
        <w:wordWrap w:val="0"/>
        <w:autoSpaceDE w:val="0"/>
        <w:autoSpaceDN w:val="0"/>
        <w:adjustRightInd w:val="0"/>
        <w:spacing w:line="360" w:lineRule="auto"/>
        <w:ind w:firstLine="420"/>
        <w:jc w:val="left"/>
        <w:rPr>
          <w:rFonts w:ascii="宋体" w:cs="宋体"/>
          <w:kern w:val="0"/>
          <w:sz w:val="24"/>
        </w:rPr>
      </w:pPr>
      <w:r>
        <w:rPr>
          <w:rFonts w:ascii="宋体" w:cs="宋体" w:hint="eastAsia"/>
          <w:kern w:val="0"/>
          <w:sz w:val="24"/>
        </w:rPr>
        <w:t>经过这段时间不断地修改、完善，我的毕业论文《我国市场化债转股的动因和问题分析》总算是画上了句点。这也宣告我的大学生涯即将收尾。回首大学里的点点滴滴，至今都还历历在目。</w:t>
      </w:r>
    </w:p>
    <w:p w14:paraId="6B5E6513" w14:textId="77777777" w:rsidR="00BE38B6" w:rsidRDefault="00000000">
      <w:pPr>
        <w:wordWrap w:val="0"/>
        <w:autoSpaceDE w:val="0"/>
        <w:autoSpaceDN w:val="0"/>
        <w:adjustRightInd w:val="0"/>
        <w:spacing w:line="360" w:lineRule="auto"/>
        <w:ind w:firstLine="420"/>
        <w:jc w:val="left"/>
        <w:rPr>
          <w:rFonts w:ascii="宋体" w:cs="宋体"/>
          <w:kern w:val="0"/>
          <w:sz w:val="24"/>
        </w:rPr>
      </w:pPr>
      <w:r>
        <w:rPr>
          <w:rFonts w:ascii="宋体" w:cs="宋体" w:hint="eastAsia"/>
          <w:kern w:val="0"/>
          <w:sz w:val="24"/>
        </w:rPr>
        <w:t>我要特别感谢我的论文指导老师邹淼</w:t>
      </w:r>
    </w:p>
    <w:p w14:paraId="1F5876ED" w14:textId="77777777" w:rsidR="00BE38B6" w:rsidRDefault="00BE38B6">
      <w:pPr>
        <w:wordWrap w:val="0"/>
        <w:autoSpaceDE w:val="0"/>
        <w:autoSpaceDN w:val="0"/>
        <w:adjustRightInd w:val="0"/>
        <w:spacing w:line="360" w:lineRule="auto"/>
        <w:ind w:firstLine="420"/>
        <w:jc w:val="right"/>
        <w:rPr>
          <w:rFonts w:ascii="宋体" w:cs="宋体"/>
          <w:b/>
          <w:bCs/>
          <w:kern w:val="0"/>
          <w:sz w:val="28"/>
          <w:szCs w:val="28"/>
        </w:rPr>
      </w:pPr>
    </w:p>
    <w:p w14:paraId="1FD720AA" w14:textId="77777777" w:rsidR="00BE38B6" w:rsidRDefault="00000000">
      <w:pPr>
        <w:wordWrap w:val="0"/>
        <w:autoSpaceDE w:val="0"/>
        <w:autoSpaceDN w:val="0"/>
        <w:adjustRightInd w:val="0"/>
        <w:spacing w:line="360" w:lineRule="auto"/>
        <w:ind w:firstLine="420"/>
        <w:jc w:val="right"/>
        <w:rPr>
          <w:rFonts w:ascii="宋体" w:cs="宋体"/>
          <w:b/>
          <w:bCs/>
          <w:kern w:val="0"/>
          <w:sz w:val="24"/>
        </w:rPr>
      </w:pPr>
      <w:r>
        <w:rPr>
          <w:rFonts w:ascii="宋体" w:cs="宋体" w:hint="eastAsia"/>
          <w:b/>
          <w:bCs/>
          <w:kern w:val="0"/>
          <w:sz w:val="24"/>
        </w:rPr>
        <w:t>2026年3月4日</w:t>
      </w:r>
    </w:p>
    <w:p w14:paraId="1B0CE6F0" w14:textId="77777777" w:rsidR="00BE38B6" w:rsidRDefault="00000000">
      <w:pPr>
        <w:widowControl/>
        <w:wordWrap w:val="0"/>
        <w:jc w:val="left"/>
        <w:rPr>
          <w:rFonts w:ascii="宋体" w:cs="宋体"/>
          <w:b/>
          <w:bCs/>
          <w:kern w:val="0"/>
          <w:sz w:val="28"/>
          <w:szCs w:val="28"/>
        </w:rPr>
      </w:pPr>
      <w:r>
        <w:rPr>
          <w:rFonts w:ascii="宋体" w:cs="宋体"/>
          <w:b/>
          <w:bCs/>
          <w:kern w:val="0"/>
          <w:sz w:val="28"/>
          <w:szCs w:val="28"/>
        </w:rPr>
        <w:br w:type="page"/>
      </w:r>
    </w:p>
    <w:p w14:paraId="59043C1C" w14:textId="77777777" w:rsidR="00BE38B6" w:rsidRDefault="00000000">
      <w:pPr>
        <w:pStyle w:val="1"/>
        <w:wordWrap w:val="0"/>
        <w:spacing w:before="0" w:after="0" w:line="360" w:lineRule="auto"/>
        <w:jc w:val="center"/>
        <w:rPr>
          <w:rFonts w:ascii="黑体" w:eastAsia="黑体" w:hAnsi="黑体" w:hint="eastAsia"/>
          <w:b w:val="0"/>
          <w:bCs w:val="0"/>
          <w:sz w:val="30"/>
          <w:szCs w:val="30"/>
        </w:rPr>
      </w:pPr>
      <w:bookmarkStart w:id="71" w:name="_Toc13040"/>
      <w:bookmarkStart w:id="72" w:name="_Toc124154340"/>
      <w:r>
        <w:rPr>
          <w:rFonts w:ascii="黑体" w:eastAsia="黑体" w:hAnsi="黑体" w:hint="eastAsia"/>
          <w:b w:val="0"/>
          <w:bCs w:val="0"/>
          <w:sz w:val="30"/>
          <w:szCs w:val="30"/>
        </w:rPr>
        <w:lastRenderedPageBreak/>
        <w:t>附录</w:t>
      </w:r>
      <w:bookmarkEnd w:id="71"/>
      <w:bookmarkEnd w:id="72"/>
    </w:p>
    <w:p w14:paraId="0B7E6AFB" w14:textId="77777777" w:rsidR="00BE38B6" w:rsidRDefault="00BE38B6"/>
    <w:sectPr w:rsidR="00BE38B6">
      <w:footerReference w:type="default" r:id="rId15"/>
      <w:footnotePr>
        <w:numFmt w:val="decimalEnclosedCircleChinese"/>
      </w:footnotePr>
      <w:pgSz w:w="11906" w:h="16838"/>
      <w:pgMar w:top="1418" w:right="1418" w:bottom="1134" w:left="1701" w:header="851" w:footer="992" w:gutter="0"/>
      <w:pgNumType w:start="1"/>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3B3BA" w14:textId="77777777" w:rsidR="00752DE1" w:rsidRDefault="00752DE1">
      <w:r>
        <w:separator/>
      </w:r>
    </w:p>
  </w:endnote>
  <w:endnote w:type="continuationSeparator" w:id="0">
    <w:p w14:paraId="7F9EE91E" w14:textId="77777777" w:rsidR="00752DE1" w:rsidRDefault="00752D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华文行楷">
    <w:panose1 w:val="02010800040101010101"/>
    <w:charset w:val="86"/>
    <w:family w:val="auto"/>
    <w:pitch w:val="variable"/>
    <w:sig w:usb0="00000001" w:usb1="080F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panose1 w:val="02010609030101010101"/>
    <w:charset w:val="86"/>
    <w:family w:val="modern"/>
    <w:pitch w:val="fixed"/>
    <w:sig w:usb0="00000001" w:usb1="080E0000" w:usb2="00000010" w:usb3="00000000" w:csb0="00040000" w:csb1="00000000"/>
  </w:font>
  <w:font w:name="TimesNewRomanPSMT">
    <w:altName w:val="Times New Roman"/>
    <w:charset w:val="00"/>
    <w:family w:val="auto"/>
    <w:pitch w:val="default"/>
    <w:sig w:usb0="00000000" w:usb1="00000000" w:usb2="00000001" w:usb3="00000000" w:csb0="400001BF" w:csb1="DFF7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986080"/>
      <w:docPartObj>
        <w:docPartGallery w:val="AutoText"/>
      </w:docPartObj>
    </w:sdtPr>
    <w:sdtContent>
      <w:p w14:paraId="6F26FEA8" w14:textId="77777777" w:rsidR="00BE38B6" w:rsidRDefault="00000000">
        <w:pPr>
          <w:pStyle w:val="a7"/>
          <w:jc w:val="center"/>
        </w:pPr>
        <w:r>
          <w:fldChar w:fldCharType="begin"/>
        </w:r>
        <w:r>
          <w:instrText>PAGE   \* MERGEFORMAT</w:instrText>
        </w:r>
        <w:r>
          <w:fldChar w:fldCharType="separate"/>
        </w:r>
        <w:r>
          <w:rPr>
            <w:lang w:val="zh-CN"/>
          </w:rPr>
          <w:t>2</w:t>
        </w:r>
        <w:r>
          <w:fldChar w:fldCharType="end"/>
        </w:r>
      </w:p>
    </w:sdtContent>
  </w:sdt>
  <w:p w14:paraId="460452B7" w14:textId="77777777" w:rsidR="00BE38B6" w:rsidRDefault="00BE38B6">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CBA5B0" w14:textId="77777777" w:rsidR="00752DE1" w:rsidRDefault="00752DE1">
      <w:r>
        <w:separator/>
      </w:r>
    </w:p>
  </w:footnote>
  <w:footnote w:type="continuationSeparator" w:id="0">
    <w:p w14:paraId="3018DB8E" w14:textId="77777777" w:rsidR="00752DE1" w:rsidRDefault="00752D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41575" w14:textId="77777777" w:rsidR="00BE38B6" w:rsidRDefault="00000000">
    <w:pPr>
      <w:pStyle w:val="a9"/>
      <w:pBdr>
        <w:bottom w:val="double" w:sz="6" w:space="1" w:color="auto"/>
      </w:pBdr>
      <w:jc w:val="center"/>
      <w:rPr>
        <w:sz w:val="15"/>
        <w:szCs w:val="15"/>
      </w:rPr>
    </w:pPr>
    <w:r>
      <w:rPr>
        <w:rFonts w:hint="eastAsia"/>
        <w:sz w:val="15"/>
        <w:szCs w:val="15"/>
      </w:rPr>
      <w:t>上</w:t>
    </w:r>
    <w:r>
      <w:rPr>
        <w:rFonts w:hint="eastAsia"/>
        <w:sz w:val="15"/>
        <w:szCs w:val="15"/>
      </w:rPr>
      <w:t xml:space="preserve"> </w:t>
    </w:r>
    <w:r>
      <w:rPr>
        <w:rFonts w:hint="eastAsia"/>
        <w:sz w:val="15"/>
        <w:szCs w:val="15"/>
      </w:rPr>
      <w:t>海</w:t>
    </w:r>
    <w:r>
      <w:rPr>
        <w:rFonts w:hint="eastAsia"/>
        <w:sz w:val="15"/>
        <w:szCs w:val="15"/>
      </w:rPr>
      <w:t xml:space="preserve"> </w:t>
    </w:r>
    <w:r>
      <w:rPr>
        <w:rFonts w:hint="eastAsia"/>
        <w:sz w:val="15"/>
        <w:szCs w:val="15"/>
      </w:rPr>
      <w:t>政</w:t>
    </w:r>
    <w:r>
      <w:rPr>
        <w:rFonts w:hint="eastAsia"/>
        <w:sz w:val="15"/>
        <w:szCs w:val="15"/>
      </w:rPr>
      <w:t xml:space="preserve"> </w:t>
    </w:r>
    <w:r>
      <w:rPr>
        <w:rFonts w:hint="eastAsia"/>
        <w:sz w:val="15"/>
        <w:szCs w:val="15"/>
      </w:rPr>
      <w:t>法</w:t>
    </w:r>
    <w:r>
      <w:rPr>
        <w:rFonts w:hint="eastAsia"/>
        <w:sz w:val="15"/>
        <w:szCs w:val="15"/>
      </w:rPr>
      <w:t xml:space="preserve"> </w:t>
    </w:r>
    <w:r>
      <w:rPr>
        <w:rFonts w:hint="eastAsia"/>
        <w:sz w:val="15"/>
        <w:szCs w:val="15"/>
      </w:rPr>
      <w:t>学</w:t>
    </w:r>
    <w:r>
      <w:rPr>
        <w:rFonts w:hint="eastAsia"/>
        <w:sz w:val="15"/>
        <w:szCs w:val="15"/>
      </w:rPr>
      <w:t xml:space="preserve"> </w:t>
    </w:r>
    <w:r>
      <w:rPr>
        <w:rFonts w:hint="eastAsia"/>
        <w:sz w:val="15"/>
        <w:szCs w:val="15"/>
      </w:rPr>
      <w:t>院</w:t>
    </w:r>
    <w:r>
      <w:rPr>
        <w:rFonts w:hint="eastAsia"/>
        <w:sz w:val="15"/>
        <w:szCs w:val="15"/>
      </w:rPr>
      <w:t xml:space="preserve"> </w:t>
    </w:r>
    <w:r>
      <w:rPr>
        <w:rFonts w:hint="eastAsia"/>
        <w:sz w:val="15"/>
        <w:szCs w:val="15"/>
      </w:rPr>
      <w:t>毕</w:t>
    </w:r>
    <w:r>
      <w:rPr>
        <w:rFonts w:hint="eastAsia"/>
        <w:sz w:val="15"/>
        <w:szCs w:val="15"/>
      </w:rPr>
      <w:t xml:space="preserve"> </w:t>
    </w:r>
    <w:r>
      <w:rPr>
        <w:rFonts w:hint="eastAsia"/>
        <w:sz w:val="15"/>
        <w:szCs w:val="15"/>
      </w:rPr>
      <w:t>业</w:t>
    </w:r>
    <w:r>
      <w:rPr>
        <w:rFonts w:hint="eastAsia"/>
        <w:sz w:val="15"/>
        <w:szCs w:val="15"/>
      </w:rPr>
      <w:t xml:space="preserve"> </w:t>
    </w:r>
    <w:r>
      <w:rPr>
        <w:rFonts w:hint="eastAsia"/>
        <w:sz w:val="15"/>
        <w:szCs w:val="15"/>
      </w:rPr>
      <w:t>论</w:t>
    </w:r>
    <w:r>
      <w:rPr>
        <w:rFonts w:hint="eastAsia"/>
        <w:sz w:val="15"/>
        <w:szCs w:val="15"/>
      </w:rPr>
      <w:t xml:space="preserve"> </w:t>
    </w:r>
    <w:r>
      <w:rPr>
        <w:rFonts w:hint="eastAsia"/>
        <w:sz w:val="15"/>
        <w:szCs w:val="15"/>
      </w:rPr>
      <w:t>文</w:t>
    </w:r>
    <w:r>
      <w:rPr>
        <w:rFonts w:hint="eastAsia"/>
        <w:sz w:val="15"/>
        <w:szCs w:val="15"/>
      </w:rPr>
      <w:t xml:space="preserve"> </w:t>
    </w:r>
    <w:r>
      <w:rPr>
        <w:rFonts w:hint="eastAsia"/>
        <w:sz w:val="15"/>
        <w:szCs w:val="15"/>
      </w:rPr>
      <w:t>报</w:t>
    </w:r>
    <w:r>
      <w:rPr>
        <w:rFonts w:hint="eastAsia"/>
        <w:sz w:val="15"/>
        <w:szCs w:val="15"/>
      </w:rPr>
      <w:t xml:space="preserve"> </w:t>
    </w:r>
    <w:r>
      <w:rPr>
        <w:rFonts w:hint="eastAsia"/>
        <w:sz w:val="15"/>
        <w:szCs w:val="15"/>
      </w:rPr>
      <w:t>告</w:t>
    </w:r>
    <w:r>
      <w:rPr>
        <w:rFonts w:hint="eastAsia"/>
        <w:sz w:val="15"/>
        <w:szCs w:val="15"/>
      </w:rPr>
      <w:t xml:space="preserve"> </w:t>
    </w:r>
    <w:r>
      <w:rPr>
        <w:rFonts w:hint="eastAsia"/>
        <w:sz w:val="15"/>
        <w:szCs w:val="15"/>
      </w:rPr>
      <w:t>纸</w:t>
    </w:r>
  </w:p>
  <w:p w14:paraId="31C7E825" w14:textId="77777777" w:rsidR="00BE38B6" w:rsidRDefault="00BE38B6">
    <w:pPr>
      <w:pStyle w:val="a9"/>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embedSystemFonts/>
  <w:bordersDoNotSurroundHeader/>
  <w:bordersDoNotSurroundFooter/>
  <w:defaultTabStop w:val="420"/>
  <w:drawingGridVerticalSpacing w:val="156"/>
  <w:noPunctuationKerning/>
  <w:characterSpacingControl w:val="compressPunctuation"/>
  <w:footnotePr>
    <w:numFmt w:val="decimalEnclosedCircleChinese"/>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TZmOTI3NDQyYjgwZTE0MmM0MTViMTVjMmE0NTVmOWYifQ=="/>
  </w:docVars>
  <w:rsids>
    <w:rsidRoot w:val="1A0C7E11"/>
    <w:rsid w:val="00016966"/>
    <w:rsid w:val="000251F2"/>
    <w:rsid w:val="00027190"/>
    <w:rsid w:val="0003270D"/>
    <w:rsid w:val="000361F2"/>
    <w:rsid w:val="00051763"/>
    <w:rsid w:val="00062862"/>
    <w:rsid w:val="000F7BB9"/>
    <w:rsid w:val="00127A98"/>
    <w:rsid w:val="00134B45"/>
    <w:rsid w:val="00147A3C"/>
    <w:rsid w:val="001702EF"/>
    <w:rsid w:val="0018772A"/>
    <w:rsid w:val="001E2108"/>
    <w:rsid w:val="00235D9A"/>
    <w:rsid w:val="00243BD8"/>
    <w:rsid w:val="002676C3"/>
    <w:rsid w:val="00273C7D"/>
    <w:rsid w:val="002824DE"/>
    <w:rsid w:val="00293846"/>
    <w:rsid w:val="002A36D6"/>
    <w:rsid w:val="002B2DDF"/>
    <w:rsid w:val="002F270F"/>
    <w:rsid w:val="002F69BC"/>
    <w:rsid w:val="00362113"/>
    <w:rsid w:val="003656EE"/>
    <w:rsid w:val="003A0E4F"/>
    <w:rsid w:val="003A11A5"/>
    <w:rsid w:val="003B526E"/>
    <w:rsid w:val="003D57D9"/>
    <w:rsid w:val="004623B8"/>
    <w:rsid w:val="004739F1"/>
    <w:rsid w:val="00485B0F"/>
    <w:rsid w:val="00487B61"/>
    <w:rsid w:val="004A1E56"/>
    <w:rsid w:val="004C2137"/>
    <w:rsid w:val="0053174B"/>
    <w:rsid w:val="005341AA"/>
    <w:rsid w:val="00540E89"/>
    <w:rsid w:val="0054483A"/>
    <w:rsid w:val="00551AA5"/>
    <w:rsid w:val="00573409"/>
    <w:rsid w:val="00581C90"/>
    <w:rsid w:val="00591751"/>
    <w:rsid w:val="005A4674"/>
    <w:rsid w:val="005B64D0"/>
    <w:rsid w:val="005C3CBC"/>
    <w:rsid w:val="005D502E"/>
    <w:rsid w:val="00600150"/>
    <w:rsid w:val="00620556"/>
    <w:rsid w:val="0063199C"/>
    <w:rsid w:val="0063256F"/>
    <w:rsid w:val="00665358"/>
    <w:rsid w:val="00682EC1"/>
    <w:rsid w:val="006A264F"/>
    <w:rsid w:val="006B519B"/>
    <w:rsid w:val="006D713E"/>
    <w:rsid w:val="006E3A98"/>
    <w:rsid w:val="00712ECF"/>
    <w:rsid w:val="0072194A"/>
    <w:rsid w:val="00752DE1"/>
    <w:rsid w:val="00775E1E"/>
    <w:rsid w:val="0078450D"/>
    <w:rsid w:val="00794BD7"/>
    <w:rsid w:val="007C199B"/>
    <w:rsid w:val="007C3FF3"/>
    <w:rsid w:val="007C47ED"/>
    <w:rsid w:val="007C55C9"/>
    <w:rsid w:val="007C5C8A"/>
    <w:rsid w:val="007D78CD"/>
    <w:rsid w:val="007E498C"/>
    <w:rsid w:val="007E5359"/>
    <w:rsid w:val="007E70E3"/>
    <w:rsid w:val="007F50EE"/>
    <w:rsid w:val="007F6415"/>
    <w:rsid w:val="00800C94"/>
    <w:rsid w:val="008260FB"/>
    <w:rsid w:val="00847B70"/>
    <w:rsid w:val="00851EC0"/>
    <w:rsid w:val="0086071C"/>
    <w:rsid w:val="00862D5E"/>
    <w:rsid w:val="00870C02"/>
    <w:rsid w:val="00892BF5"/>
    <w:rsid w:val="008C2C67"/>
    <w:rsid w:val="008C7F36"/>
    <w:rsid w:val="0090210D"/>
    <w:rsid w:val="00904ABF"/>
    <w:rsid w:val="00925081"/>
    <w:rsid w:val="009756EB"/>
    <w:rsid w:val="00996EB1"/>
    <w:rsid w:val="009A1F18"/>
    <w:rsid w:val="009D55DD"/>
    <w:rsid w:val="009E469A"/>
    <w:rsid w:val="00A053F2"/>
    <w:rsid w:val="00A25942"/>
    <w:rsid w:val="00A5285E"/>
    <w:rsid w:val="00A548CE"/>
    <w:rsid w:val="00A568CE"/>
    <w:rsid w:val="00A76C0D"/>
    <w:rsid w:val="00A76DDA"/>
    <w:rsid w:val="00A867D4"/>
    <w:rsid w:val="00A95250"/>
    <w:rsid w:val="00A9753E"/>
    <w:rsid w:val="00AA5CBA"/>
    <w:rsid w:val="00AC47DF"/>
    <w:rsid w:val="00AC61E9"/>
    <w:rsid w:val="00AC6C13"/>
    <w:rsid w:val="00AD5B4E"/>
    <w:rsid w:val="00AE5683"/>
    <w:rsid w:val="00AF5E4E"/>
    <w:rsid w:val="00B36DD2"/>
    <w:rsid w:val="00B37BA4"/>
    <w:rsid w:val="00B43B72"/>
    <w:rsid w:val="00B62BA0"/>
    <w:rsid w:val="00B70398"/>
    <w:rsid w:val="00BE38B6"/>
    <w:rsid w:val="00BE6387"/>
    <w:rsid w:val="00BE6D19"/>
    <w:rsid w:val="00C41FD4"/>
    <w:rsid w:val="00C70E43"/>
    <w:rsid w:val="00C86FE4"/>
    <w:rsid w:val="00C952FC"/>
    <w:rsid w:val="00CB7A01"/>
    <w:rsid w:val="00CD54A4"/>
    <w:rsid w:val="00CF1179"/>
    <w:rsid w:val="00CF4856"/>
    <w:rsid w:val="00D12DF1"/>
    <w:rsid w:val="00D24261"/>
    <w:rsid w:val="00D460D3"/>
    <w:rsid w:val="00D52BE7"/>
    <w:rsid w:val="00D72262"/>
    <w:rsid w:val="00D74BBD"/>
    <w:rsid w:val="00D83494"/>
    <w:rsid w:val="00D8431D"/>
    <w:rsid w:val="00D90463"/>
    <w:rsid w:val="00DA4581"/>
    <w:rsid w:val="00DC3F85"/>
    <w:rsid w:val="00DE211A"/>
    <w:rsid w:val="00DE4DC6"/>
    <w:rsid w:val="00DF5D5B"/>
    <w:rsid w:val="00E0497E"/>
    <w:rsid w:val="00E13516"/>
    <w:rsid w:val="00E3578E"/>
    <w:rsid w:val="00E3664E"/>
    <w:rsid w:val="00E70292"/>
    <w:rsid w:val="00E7532F"/>
    <w:rsid w:val="00EA5D2C"/>
    <w:rsid w:val="00EC4DF3"/>
    <w:rsid w:val="00EC6A68"/>
    <w:rsid w:val="00EF3125"/>
    <w:rsid w:val="00F014C0"/>
    <w:rsid w:val="00F052B7"/>
    <w:rsid w:val="00F31175"/>
    <w:rsid w:val="00F41E9C"/>
    <w:rsid w:val="00F77731"/>
    <w:rsid w:val="00F872CA"/>
    <w:rsid w:val="00FB4CB7"/>
    <w:rsid w:val="00FC5FF5"/>
    <w:rsid w:val="00FD6E43"/>
    <w:rsid w:val="00FE3693"/>
    <w:rsid w:val="00FE62B3"/>
    <w:rsid w:val="053D27EC"/>
    <w:rsid w:val="06AF0448"/>
    <w:rsid w:val="0A6B1AA0"/>
    <w:rsid w:val="11005262"/>
    <w:rsid w:val="11852882"/>
    <w:rsid w:val="130552DE"/>
    <w:rsid w:val="13A37818"/>
    <w:rsid w:val="14DF7605"/>
    <w:rsid w:val="15735F7C"/>
    <w:rsid w:val="1A0C7E11"/>
    <w:rsid w:val="2F076536"/>
    <w:rsid w:val="331C45A5"/>
    <w:rsid w:val="3595600D"/>
    <w:rsid w:val="39FB77F3"/>
    <w:rsid w:val="3AEB3092"/>
    <w:rsid w:val="475B4723"/>
    <w:rsid w:val="48915C7A"/>
    <w:rsid w:val="61314930"/>
    <w:rsid w:val="675C4E57"/>
    <w:rsid w:val="68214884"/>
    <w:rsid w:val="6A366FE5"/>
    <w:rsid w:val="79A05F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D4788FA"/>
  <w15:docId w15:val="{773C2D63-E6D0-429C-97D3-2E4F503F8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footnote text" w:qFormat="1"/>
    <w:lsdException w:name="header" w:uiPriority="99" w:qFormat="1"/>
    <w:lsdException w:name="footer" w:uiPriority="99" w:qFormat="1"/>
    <w:lsdException w:name="caption" w:semiHidden="1" w:unhideWhenUsed="1" w:qFormat="1"/>
    <w:lsdException w:name="footnote reference" w:qFormat="1"/>
    <w:lsdException w:name="Title" w:qFormat="1"/>
    <w:lsdException w:name="Default Paragraph Font" w:semiHidden="1" w:uiPriority="1" w:unhideWhenUsed="1"/>
    <w:lsdException w:name="Body Text Indent" w:uiPriority="99" w:unhideWhenUsed="1" w:qFormat="1"/>
    <w:lsdException w:name="Subtitle" w:qFormat="1"/>
    <w:lsdException w:name="Hyperlink" w:uiPriority="99" w:qFormat="1"/>
    <w:lsdException w:name="Followed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link w:val="20"/>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uiPriority w:val="99"/>
    <w:unhideWhenUsed/>
    <w:qFormat/>
    <w:pPr>
      <w:spacing w:after="120"/>
      <w:ind w:leftChars="200" w:left="420"/>
    </w:pPr>
    <w:rPr>
      <w:rFonts w:asciiTheme="minorHAnsi" w:eastAsiaTheme="minorEastAsia" w:hAnsiTheme="minorHAnsi" w:cstheme="minorBidi"/>
      <w:szCs w:val="22"/>
    </w:rPr>
  </w:style>
  <w:style w:type="paragraph" w:styleId="a5">
    <w:name w:val="Balloon Text"/>
    <w:basedOn w:val="a"/>
    <w:link w:val="a6"/>
    <w:qFormat/>
    <w:rPr>
      <w:sz w:val="18"/>
      <w:szCs w:val="18"/>
    </w:rPr>
  </w:style>
  <w:style w:type="paragraph" w:styleId="a7">
    <w:name w:val="footer"/>
    <w:basedOn w:val="a"/>
    <w:link w:val="a8"/>
    <w:uiPriority w:val="99"/>
    <w:qFormat/>
    <w:pPr>
      <w:tabs>
        <w:tab w:val="center" w:pos="4153"/>
        <w:tab w:val="right" w:pos="8306"/>
      </w:tabs>
      <w:snapToGrid w:val="0"/>
      <w:jc w:val="left"/>
    </w:pPr>
    <w:rPr>
      <w:sz w:val="18"/>
    </w:rPr>
  </w:style>
  <w:style w:type="paragraph" w:styleId="a9">
    <w:name w:val="header"/>
    <w:basedOn w:val="a"/>
    <w:link w:val="aa"/>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uiPriority w:val="39"/>
    <w:qFormat/>
  </w:style>
  <w:style w:type="paragraph" w:styleId="ab">
    <w:name w:val="footnote text"/>
    <w:basedOn w:val="a"/>
    <w:link w:val="ac"/>
    <w:qFormat/>
    <w:pPr>
      <w:snapToGrid w:val="0"/>
      <w:jc w:val="left"/>
    </w:pPr>
    <w:rPr>
      <w:sz w:val="18"/>
      <w:szCs w:val="18"/>
    </w:rPr>
  </w:style>
  <w:style w:type="paragraph" w:styleId="TOC2">
    <w:name w:val="toc 2"/>
    <w:basedOn w:val="a"/>
    <w:next w:val="a"/>
    <w:uiPriority w:val="39"/>
    <w:qFormat/>
    <w:pPr>
      <w:tabs>
        <w:tab w:val="right" w:leader="dot" w:pos="8777"/>
      </w:tabs>
      <w:spacing w:line="360" w:lineRule="auto"/>
      <w:ind w:leftChars="200" w:left="420"/>
    </w:pPr>
  </w:style>
  <w:style w:type="character" w:styleId="ad">
    <w:name w:val="FollowedHyperlink"/>
    <w:basedOn w:val="a0"/>
    <w:qFormat/>
    <w:rPr>
      <w:color w:val="666666"/>
      <w:u w:val="none"/>
    </w:rPr>
  </w:style>
  <w:style w:type="character" w:styleId="ae">
    <w:name w:val="Hyperlink"/>
    <w:basedOn w:val="a0"/>
    <w:uiPriority w:val="99"/>
    <w:qFormat/>
    <w:rPr>
      <w:color w:val="0563C1" w:themeColor="hyperlink"/>
      <w:u w:val="single"/>
    </w:rPr>
  </w:style>
  <w:style w:type="character" w:styleId="af">
    <w:name w:val="footnote reference"/>
    <w:basedOn w:val="a0"/>
    <w:qFormat/>
    <w:rPr>
      <w:vertAlign w:val="superscript"/>
    </w:rPr>
  </w:style>
  <w:style w:type="character" w:customStyle="1" w:styleId="a6">
    <w:name w:val="批注框文本 字符"/>
    <w:basedOn w:val="a0"/>
    <w:link w:val="a5"/>
    <w:qFormat/>
    <w:rPr>
      <w:kern w:val="2"/>
      <w:sz w:val="18"/>
      <w:szCs w:val="18"/>
    </w:rPr>
  </w:style>
  <w:style w:type="paragraph" w:styleId="af0">
    <w:name w:val="No Spacing"/>
    <w:qFormat/>
    <w:pPr>
      <w:widowControl w:val="0"/>
      <w:jc w:val="both"/>
    </w:pPr>
    <w:rPr>
      <w:kern w:val="2"/>
      <w:sz w:val="21"/>
      <w:szCs w:val="24"/>
    </w:rPr>
  </w:style>
  <w:style w:type="paragraph" w:styleId="af1">
    <w:name w:val="List Paragraph"/>
    <w:basedOn w:val="a"/>
    <w:uiPriority w:val="99"/>
    <w:qFormat/>
    <w:pPr>
      <w:ind w:firstLineChars="200" w:firstLine="420"/>
    </w:pPr>
  </w:style>
  <w:style w:type="character" w:customStyle="1" w:styleId="ac">
    <w:name w:val="脚注文本 字符"/>
    <w:basedOn w:val="a0"/>
    <w:link w:val="ab"/>
    <w:qFormat/>
    <w:rPr>
      <w:kern w:val="2"/>
      <w:sz w:val="18"/>
      <w:szCs w:val="18"/>
    </w:rPr>
  </w:style>
  <w:style w:type="character" w:customStyle="1" w:styleId="11">
    <w:name w:val="未处理的提及1"/>
    <w:basedOn w:val="a0"/>
    <w:uiPriority w:val="99"/>
    <w:semiHidden/>
    <w:unhideWhenUsed/>
    <w:qFormat/>
    <w:rPr>
      <w:color w:val="605E5C"/>
      <w:shd w:val="clear" w:color="auto" w:fill="E1DFDD"/>
    </w:rPr>
  </w:style>
  <w:style w:type="character" w:customStyle="1" w:styleId="10">
    <w:name w:val="标题 1 字符"/>
    <w:basedOn w:val="a0"/>
    <w:link w:val="1"/>
    <w:qFormat/>
    <w:rPr>
      <w:b/>
      <w:bCs/>
      <w:kern w:val="44"/>
      <w:sz w:val="44"/>
      <w:szCs w:val="44"/>
    </w:rPr>
  </w:style>
  <w:style w:type="character" w:customStyle="1" w:styleId="20">
    <w:name w:val="标题 2 字符"/>
    <w:basedOn w:val="a0"/>
    <w:link w:val="2"/>
    <w:qFormat/>
    <w:rPr>
      <w:rFonts w:asciiTheme="majorHAnsi" w:eastAsiaTheme="majorEastAsia" w:hAnsiTheme="majorHAnsi" w:cstheme="majorBidi"/>
      <w:b/>
      <w:bCs/>
      <w:kern w:val="2"/>
      <w:sz w:val="32"/>
      <w:szCs w:val="32"/>
    </w:rPr>
  </w:style>
  <w:style w:type="character" w:customStyle="1" w:styleId="slipeffect">
    <w:name w:val="slipeffect"/>
    <w:basedOn w:val="a0"/>
    <w:qFormat/>
    <w:rPr>
      <w:vanish/>
      <w:color w:val="FFFFFF"/>
      <w:shd w:val="clear" w:color="auto" w:fill="606266"/>
    </w:rPr>
  </w:style>
  <w:style w:type="character" w:customStyle="1" w:styleId="hover7">
    <w:name w:val="hover7"/>
    <w:basedOn w:val="a0"/>
    <w:qFormat/>
    <w:rPr>
      <w:color w:val="FFFFFF"/>
      <w:shd w:val="clear" w:color="auto" w:fill="22B3B8"/>
    </w:rPr>
  </w:style>
  <w:style w:type="paragraph" w:customStyle="1" w:styleId="WPSOffice1">
    <w:name w:val="WPSOffice手动目录 1"/>
    <w:qFormat/>
  </w:style>
  <w:style w:type="paragraph" w:customStyle="1" w:styleId="WPSOffice2">
    <w:name w:val="WPSOffice手动目录 2"/>
    <w:qFormat/>
    <w:pPr>
      <w:ind w:leftChars="200" w:left="200"/>
    </w:pPr>
  </w:style>
  <w:style w:type="character" w:customStyle="1" w:styleId="a4">
    <w:name w:val="正文文本缩进 字符"/>
    <w:basedOn w:val="a0"/>
    <w:link w:val="a3"/>
    <w:uiPriority w:val="99"/>
    <w:qFormat/>
    <w:rPr>
      <w:rFonts w:asciiTheme="minorHAnsi" w:eastAsiaTheme="minorEastAsia" w:hAnsiTheme="minorHAnsi" w:cstheme="minorBidi"/>
      <w:kern w:val="2"/>
      <w:sz w:val="21"/>
      <w:szCs w:val="22"/>
    </w:rPr>
  </w:style>
  <w:style w:type="character" w:customStyle="1" w:styleId="a8">
    <w:name w:val="页脚 字符"/>
    <w:basedOn w:val="a0"/>
    <w:link w:val="a7"/>
    <w:uiPriority w:val="99"/>
    <w:qFormat/>
    <w:rPr>
      <w:kern w:val="2"/>
      <w:sz w:val="18"/>
      <w:szCs w:val="24"/>
    </w:rPr>
  </w:style>
  <w:style w:type="character" w:customStyle="1" w:styleId="aa">
    <w:name w:val="页眉 字符"/>
    <w:basedOn w:val="a0"/>
    <w:link w:val="a9"/>
    <w:uiPriority w:val="99"/>
    <w:qFormat/>
    <w:rPr>
      <w:kern w:val="2"/>
      <w:sz w:val="18"/>
      <w:szCs w:val="24"/>
    </w:rPr>
  </w:style>
  <w:style w:type="character" w:customStyle="1" w:styleId="21">
    <w:name w:val="未处理的提及2"/>
    <w:basedOn w:val="a0"/>
    <w:uiPriority w:val="99"/>
    <w:semiHidden/>
    <w:unhideWhenUsed/>
    <w:qFormat/>
    <w:rPr>
      <w:color w:val="605E5C"/>
      <w:shd w:val="clear" w:color="auto" w:fill="E1DFDD"/>
    </w:rPr>
  </w:style>
  <w:style w:type="paragraph" w:styleId="af2">
    <w:name w:val="Revision"/>
    <w:hidden/>
    <w:uiPriority w:val="99"/>
    <w:unhideWhenUsed/>
    <w:rsid w:val="00DE211A"/>
    <w:rPr>
      <w:kern w:val="2"/>
      <w:sz w:val="21"/>
      <w:szCs w:val="24"/>
    </w:rPr>
  </w:style>
  <w:style w:type="character" w:styleId="af3">
    <w:name w:val="Unresolved Mention"/>
    <w:basedOn w:val="a0"/>
    <w:uiPriority w:val="99"/>
    <w:semiHidden/>
    <w:unhideWhenUsed/>
    <w:rsid w:val="005917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graph.qcc.com/web/charts/company-chart?keyNo=33b2c084c1b3a0b392d963e8eff35a34&amp;name=%E4%B8%8A%E6%B5%B7%E7%94%B5%E5%8A%9B%E8%82%A1%E4%BB%BD%E6%9C%89%E9%99%90%E5%85%AC%E5%8F%B8&amp;operId=pc253a842ebffd01e06a7f930154e02d&amp;operName=%E9%BB%84%E6%99%A8"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vip.stock.finance.sina.com.cn/corp/go.php/vCB_Bulletin/stockid/600021/page_type/ndbg.phtml"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yperlink" Target="https://graph.qcc.com/web/charts/company-chart?keyNo=7799453833f9379b63d115f66a747878&amp;name=%E7%BB%B4%E4%BF%A1%E8%AF%BA%E7%A7%91%E6%8A%80%E8%82%A1%E4%BB%BD%E6%9C%89%E9%99%90%E5%85%AC%E5%8F%B8&amp;operId=p254c2fd6e3b5a2e052db03f256afdd1&amp;operName=%E5%BC%A0%E5%BE%B7%E5%BC%BA"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09472A-4CB7-4AF3-A6FA-BBD140460C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3030</TotalTime>
  <Pages>30</Pages>
  <Words>3849</Words>
  <Characters>21940</Characters>
  <Application>Microsoft Office Word</Application>
  <DocSecurity>0</DocSecurity>
  <Lines>182</Lines>
  <Paragraphs>51</Paragraphs>
  <ScaleCrop>false</ScaleCrop>
  <Company>Microsoft</Company>
  <LinksUpToDate>false</LinksUpToDate>
  <CharactersWithSpaces>25738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Twilight lonesome</dc:creator>
  <cp:lastModifiedBy>思禛 范</cp:lastModifiedBy>
  <cp:revision>14</cp:revision>
  <dcterms:created xsi:type="dcterms:W3CDTF">2020-04-21T01:19:00Z</dcterms:created>
  <dcterms:modified xsi:type="dcterms:W3CDTF">2026-03-07T04:00:00Z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F83156554CF34CE3BE78AD502CC9589B_13</vt:lpwstr>
  </property>
  <property fmtid="{D5CDD505-2E9C-101B-9397-08002B2CF9AE}" pid="4" name="KSOTemplateDocerSaveRecord">
    <vt:lpwstr>eyJoZGlkIjoiMzYxMGFlNzFmNmJhZGUwZTJjNmI5NjNmMWJkMGU2OWIiLCJ1c2VySWQiOiI1NzgyMzMzNzYifQ==</vt:lpwstr>
  </property>
</Properties>
</file>